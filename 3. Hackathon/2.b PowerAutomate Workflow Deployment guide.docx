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comments.xml" ContentType="application/vnd.openxmlformats-officedocument.wordprocessingml.comments+xml"/>
  <Override PartName="/word/ink/ink1.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customXml/itemProps4.xml" ContentType="application/vnd.openxmlformats-officedocument.customXml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docProps/custom.xml" ContentType="application/vnd.openxmlformats-officedocument.custom-properties+xml"/>
  <Override PartName="/word/fontTable.xml" ContentType="application/vnd.openxmlformats-officedocument.wordprocessingml.fontTable+xml"/>
  <Override PartName="/word/people.xml" ContentType="application/vnd.openxmlformats-officedocument.wordprocessingml.people+xml"/>
  <Override PartName="/docProps/app.xml" ContentType="application/vnd.openxmlformats-officedocument.extended-properties+xml"/>
  <Override PartName="/docProps/core.xml" ContentType="application/vnd.openxmlformats-package.core-properties+xml"/>
  <Override PartName="/word/glossary/document.xml" ContentType="application/vnd.openxmlformats-officedocument.wordprocessingml.document.glossary+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id w:val="-975914304"/>
        <w:docPartObj>
          <w:docPartGallery w:val="Cover Pages"/>
          <w:docPartUnique/>
        </w:docPartObj>
      </w:sdtPr>
      <w:sdtContent>
        <w:p w:rsidR="00D14021" w:rsidP="00805587" w:rsidRDefault="00722AE2" w14:paraId="3182D602" w14:textId="30BFFB0E">
          <w:r w:rsidRPr="00B70C4A">
            <w:rPr>
              <w:noProof/>
              <w:color w:val="2B579A"/>
              <w:shd w:val="clear" w:color="auto" w:fill="E6E6E6"/>
            </w:rPr>
            <mc:AlternateContent>
              <mc:Choice Requires="wps">
                <w:drawing>
                  <wp:anchor distT="0" distB="0" distL="114300" distR="114300" simplePos="0" relativeHeight="251658240" behindDoc="0" locked="0" layoutInCell="1" allowOverlap="1" wp14:anchorId="4E397B12" wp14:editId="500F1736">
                    <wp:simplePos x="0" y="0"/>
                    <wp:positionH relativeFrom="page">
                      <wp:posOffset>200660</wp:posOffset>
                    </wp:positionH>
                    <wp:positionV relativeFrom="page">
                      <wp:posOffset>922020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name="_Toc46499253" w:id="0"/>
                              <w:bookmarkStart w:name="_Toc51832759" w:id="1"/>
                              <w:p w:rsidRPr="00457800" w:rsidR="00D14021" w:rsidP="00457800" w:rsidRDefault="00043507" w14:paraId="61220C5C" w14:textId="78A480F3">
                                <w:pPr>
                                  <w:pStyle w:val="Heading1"/>
                                  <w:rPr>
                                    <w:sz w:val="72"/>
                                    <w:szCs w:val="72"/>
                                  </w:rPr>
                                </w:pPr>
                                <w:sdt>
                                  <w:sdtPr>
                                    <w:rPr>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57800" w:rsidR="00AD647B">
                                      <w:rPr>
                                        <w:sz w:val="72"/>
                                        <w:szCs w:val="72"/>
                                      </w:rPr>
                                      <w:t>Power Automate workflow</w:t>
                                    </w:r>
                                  </w:sdtContent>
                                </w:sdt>
                                <w:bookmarkEnd w:id="0"/>
                                <w:bookmarkEnd w:id="1"/>
                              </w:p>
                              <w:sdt>
                                <w:sdtPr>
                                  <w:rPr>
                                    <w:color w:val="2B579A"/>
                                    <w:shd w:val="clear" w:color="auto" w:fill="E6E6E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color w:val="auto"/>
                                    <w:shd w:val="clear" w:color="auto" w:fill="auto"/>
                                  </w:rPr>
                                </w:sdtEndPr>
                                <w:sdtContent>
                                  <w:p w:rsidR="00D14021" w:rsidP="00805587" w:rsidRDefault="00AD647B" w14:paraId="724105DA" w14:textId="684CACA9">
                                    <w:pPr>
                                      <w:rPr>
                                        <w:smallCaps/>
                                      </w:rPr>
                                    </w:pPr>
                                    <w:r>
                                      <w:t>Request of time</w:t>
                                    </w:r>
                                    <w:r w:rsidR="0029275A">
                                      <w:t>-off</w:t>
                                    </w:r>
                                    <w:r>
                                      <w:t xml:space="preserve"> Power Automate workflow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34023C54">
                  <v:shapetype id="_x0000_t202" coordsize="21600,21600" o:spt="202" path="m,l,21600r21600,l21600,xe" w14:anchorId="4E397B12">
                    <v:stroke joinstyle="miter"/>
                    <v:path gradientshapeok="t" o:connecttype="rect"/>
                  </v:shapetype>
                  <v:shape id="Text Box 154" style="position:absolute;margin-left:15.8pt;margin-top:72.6pt;width:8in;height:286.5pt;z-index:25165824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">
                    <v:textbox inset="126pt,0,54pt,0">
                      <w:txbxContent>
                        <w:p w:rsidRPr="00457800" w:rsidR="00D14021" w:rsidP="00457800" w:rsidRDefault="00043507" w14:paraId="5D741B41" w14:textId="78A480F3">
                          <w:pPr>
                            <w:pStyle w:val="Heading1"/>
                            <w:rPr>
                              <w:sz w:val="72"/>
                              <w:szCs w:val="72"/>
                            </w:rPr>
                          </w:pPr>
                          <w:sdt>
                            <w:sdtPr>
                              <w:rPr>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57800" w:rsidR="00AD647B">
                                <w:rPr>
                                  <w:sz w:val="72"/>
                                  <w:szCs w:val="72"/>
                                </w:rPr>
                                <w:t>Power Automate workflow</w:t>
                              </w:r>
                            </w:sdtContent>
                          </w:sdt>
                        </w:p>
                        <w:sdt>
                          <w:sdtPr>
                            <w:rPr>
                              <w:color w:val="2B579A"/>
                              <w:shd w:val="clear" w:color="auto" w:fill="E6E6E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color w:val="auto"/>
                              <w:shd w:val="clear" w:color="auto" w:fill="auto"/>
                            </w:rPr>
                          </w:sdtEndPr>
                          <w:sdtContent>
                            <w:p w:rsidR="00D14021" w:rsidP="00805587" w:rsidRDefault="00AD647B" w14:paraId="4F882FEE" w14:textId="684CACA9">
                              <w:pPr>
                                <w:rPr>
                                  <w:smallCaps/>
                                </w:rPr>
                              </w:pPr>
                              <w:r>
                                <w:t>Request of time</w:t>
                              </w:r>
                              <w:r w:rsidR="0029275A">
                                <w:t>-off</w:t>
                              </w:r>
                              <w:r>
                                <w:t xml:space="preserve"> Power Automate workflow guide</w:t>
                              </w:r>
                            </w:p>
                          </w:sdtContent>
                        </w:sdt>
                      </w:txbxContent>
                    </v:textbox>
                    <w10:wrap type="square" anchorx="page" anchory="page"/>
                  </v:shape>
                </w:pict>
              </mc:Fallback>
            </mc:AlternateContent>
          </w:r>
          <w:r w:rsidRPr="00B70C4A" w:rsidR="00D14021">
            <w:rPr>
              <w:noProof/>
              <w:color w:val="2B579A"/>
              <w:shd w:val="clear" w:color="auto" w:fill="E6E6E6"/>
            </w:rPr>
            <mc:AlternateContent>
              <mc:Choice Requires="wpg">
                <w:drawing>
                  <wp:anchor distT="0" distB="0" distL="114300" distR="114300" simplePos="0" relativeHeight="251658242" behindDoc="0" locked="0" layoutInCell="1" allowOverlap="1" wp14:anchorId="0358E17F" wp14:editId="03CF85A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51A1738B">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5F27AD6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sidRPr="00B70C4A" w:rsidR="00D14021">
            <w:rPr>
              <w:noProof/>
              <w:color w:val="2B579A"/>
              <w:shd w:val="clear" w:color="auto" w:fill="E6E6E6"/>
            </w:rPr>
            <mc:AlternateContent>
              <mc:Choice Requires="wps">
                <w:drawing>
                  <wp:anchor distT="0" distB="0" distL="114300" distR="114300" simplePos="0" relativeHeight="251658241" behindDoc="0" locked="0" layoutInCell="1" allowOverlap="1" wp14:anchorId="4B471A34" wp14:editId="01C5221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4021" w:rsidRDefault="00043507" w14:paraId="421B3E2C" w14:textId="481289D9">
                                <w:pPr>
                                  <w:pStyle w:val="NoSpacing"/>
                                  <w:jc w:val="right"/>
                                  <w:rPr>
                                    <w:color w:val="595959" w:themeColor="text1" w:themeTint="A6"/>
                                    <w:sz w:val="28"/>
                                    <w:szCs w:val="2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F1CB6">
                                      <w:rPr>
                                        <w:color w:val="595959" w:themeColor="text1" w:themeTint="A6"/>
                                        <w:sz w:val="18"/>
                                        <w:szCs w:val="18"/>
                                      </w:rPr>
                                      <w:t xml:space="preserve">     </w:t>
                                    </w:r>
                                  </w:sdtContent>
                                </w:sdt>
                              </w:p>
                              <w:p w:rsidR="00D14021" w:rsidRDefault="00D14021" w14:paraId="2A2CE565" w14:textId="6CD52BF4">
                                <w:pPr>
                                  <w:pStyle w:val="NoSpacing"/>
                                  <w:jc w:val="right"/>
                                  <w:rPr>
                                    <w:color w:val="595959" w:themeColor="text1" w:themeTint="A6"/>
                                    <w:sz w:val="18"/>
                                    <w:szCs w:val="18"/>
                                  </w:rPr>
                                </w:pPr>
                              </w:p>
                              <w:p w:rsidR="00373879" w:rsidP="00373879" w:rsidRDefault="00373879" w14:paraId="78EADD63" w14:textId="77777777">
                                <w:pPr>
                                  <w:pStyle w:val="NoSpacing"/>
                                  <w:ind w:left="720" w:hanging="720"/>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arto="http://schemas.microsoft.com/office/word/2006/arto" xmlns:pic="http://schemas.openxmlformats.org/drawingml/2006/picture" xmlns:a="http://schemas.openxmlformats.org/drawingml/2006/main">
                <w:pict w14:anchorId="569F2B87">
                  <v:shape id="Text Box 15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w14:anchorId="4B471A34">
                    <v:textbox inset="126pt,0,54pt,0">
                      <w:txbxContent>
                        <w:p w:rsidR="00D14021" w:rsidRDefault="008E438A" w14:paraId="207CCF61" w14:textId="481289D9">
                          <w:pPr>
                            <w:pStyle w:val="NoSpacing"/>
                            <w:jc w:val="right"/>
                            <w:rPr>
                              <w:color w:val="595959" w:themeColor="text1" w:themeTint="A6"/>
                              <w:sz w:val="28"/>
                              <w:szCs w:val="2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F1CB6">
                                <w:rPr>
                                  <w:color w:val="595959" w:themeColor="text1" w:themeTint="A6"/>
                                  <w:sz w:val="18"/>
                                  <w:szCs w:val="18"/>
                                </w:rPr>
                                <w:t xml:space="preserve">     </w:t>
                              </w:r>
                            </w:sdtContent>
                          </w:sdt>
                        </w:p>
                        <w:p w:rsidR="00D14021" w:rsidRDefault="00D14021" w14:paraId="672A6659" w14:textId="6CD52BF4">
                          <w:pPr>
                            <w:pStyle w:val="NoSpacing"/>
                            <w:jc w:val="right"/>
                            <w:rPr>
                              <w:color w:val="595959" w:themeColor="text1" w:themeTint="A6"/>
                              <w:sz w:val="18"/>
                              <w:szCs w:val="18"/>
                            </w:rPr>
                          </w:pPr>
                        </w:p>
                        <w:p w:rsidR="00373879" w:rsidP="00373879" w:rsidRDefault="00373879" w14:paraId="0A37501D" w14:textId="77777777">
                          <w:pPr>
                            <w:pStyle w:val="NoSpacing"/>
                            <w:ind w:left="720" w:hanging="720"/>
                            <w:jc w:val="right"/>
                            <w:rPr>
                              <w:color w:val="595959" w:themeColor="text1" w:themeTint="A6"/>
                              <w:sz w:val="18"/>
                              <w:szCs w:val="18"/>
                            </w:rPr>
                          </w:pPr>
                        </w:p>
                      </w:txbxContent>
                    </v:textbox>
                    <w10:wrap type="square" anchorx="page" anchory="page"/>
                  </v:shape>
                </w:pict>
              </mc:Fallback>
            </mc:AlternateContent>
          </w:r>
        </w:p>
        <w:p w:rsidR="00914C98" w:rsidP="00805587" w:rsidRDefault="00914C98" w14:paraId="47DC1022" w14:textId="32C220F4"/>
        <w:p w:rsidR="00914C98" w:rsidP="00805587" w:rsidRDefault="00914C98" w14:paraId="5C76EDB5" w14:textId="19993A25"/>
        <w:p w:rsidR="00914C98" w:rsidP="00805587" w:rsidRDefault="00914C98" w14:paraId="26584C6C" w14:textId="2478A0CE"/>
        <w:p w:rsidRPr="00B70C4A" w:rsidR="00914C98" w:rsidP="00805587" w:rsidRDefault="00914C98" w14:paraId="42BDC2F2" w14:textId="77777777"/>
        <w:p w:rsidR="000E79B3" w:rsidP="00805587" w:rsidRDefault="000E79B3" w14:paraId="60145C92" w14:textId="77777777"/>
        <w:p w:rsidR="000E79B3" w:rsidP="00805587" w:rsidRDefault="000E79B3" w14:paraId="3BD745D3" w14:textId="77777777"/>
        <w:p w:rsidR="000E79B3" w:rsidP="00805587" w:rsidRDefault="000E79B3" w14:paraId="757B6191" w14:textId="77777777"/>
        <w:p w:rsidR="000E79B3" w:rsidP="00805587" w:rsidRDefault="000E79B3" w14:paraId="52BEBAA8" w14:textId="77777777"/>
        <w:p w:rsidR="000E79B3" w:rsidP="00805587" w:rsidRDefault="000E79B3" w14:paraId="29FD144C" w14:textId="77777777"/>
        <w:p w:rsidR="000E79B3" w:rsidP="00805587" w:rsidRDefault="000E79B3" w14:paraId="458A406F" w14:textId="77777777"/>
        <w:p w:rsidR="00914C98" w:rsidP="00805587" w:rsidRDefault="000E79B3" w14:paraId="4580792B" w14:textId="336949F6">
          <w:r>
            <w:t>Microsoft</w:t>
          </w:r>
          <w:r w:rsidR="00BB67F0">
            <w:t>,</w:t>
          </w:r>
          <w:r>
            <w:t xml:space="preserve"> July 2020</w:t>
          </w:r>
        </w:p>
        <w:p w:rsidR="00914C98" w:rsidP="00805587" w:rsidRDefault="00914C98" w14:paraId="029EA7B6" w14:textId="77777777"/>
        <w:p w:rsidR="00914C98" w:rsidP="00805587" w:rsidRDefault="00914C98" w14:paraId="32979495" w14:textId="77777777"/>
        <w:p w:rsidR="00914C98" w:rsidP="00805587" w:rsidRDefault="00914C98" w14:paraId="397090FD" w14:textId="77777777"/>
        <w:p w:rsidR="00914C98" w:rsidP="00805587" w:rsidRDefault="00914C98" w14:paraId="25C82642" w14:textId="77777777"/>
        <w:p w:rsidR="00914C98" w:rsidP="00805587" w:rsidRDefault="00914C98" w14:paraId="155E1FE7" w14:textId="77777777"/>
        <w:p w:rsidR="00914C98" w:rsidP="00805587" w:rsidRDefault="00914C98" w14:paraId="6591BE92" w14:textId="77777777"/>
        <w:p w:rsidR="00914C98" w:rsidP="00805587" w:rsidRDefault="00914C98" w14:paraId="7A2DC8F1" w14:textId="77777777">
          <w:pPr>
            <w:pStyle w:val="BodyText"/>
          </w:pPr>
        </w:p>
        <w:p w:rsidR="00914C98" w:rsidP="00D653F8" w:rsidRDefault="00914C98" w14:paraId="2348C66D" w14:textId="2401F557">
          <w:pPr>
            <w:pStyle w:val="BodyText"/>
            <w:jc w:val="both"/>
          </w:pPr>
          <w:r w:rsidRPr="00914C98">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rsidRPr="00914C98" w:rsidR="00D653F8" w:rsidP="00D653F8" w:rsidRDefault="00D653F8" w14:paraId="4D897923" w14:textId="77777777">
          <w:pPr>
            <w:pStyle w:val="BodyText"/>
            <w:jc w:val="both"/>
          </w:pPr>
        </w:p>
        <w:p w:rsidR="00914C98" w:rsidP="00D653F8" w:rsidRDefault="00914C98" w14:paraId="39F0FFD7" w14:textId="77777777">
          <w:pPr>
            <w:pStyle w:val="BodyText"/>
            <w:jc w:val="both"/>
          </w:pPr>
          <w:r w:rsidRPr="00914C9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Pr="00914C98" w:rsidR="00D653F8" w:rsidP="00805587" w:rsidRDefault="00D653F8" w14:paraId="45929D61" w14:textId="77777777">
          <w:pPr>
            <w:pStyle w:val="BodyText"/>
          </w:pPr>
        </w:p>
        <w:p w:rsidR="00914C98" w:rsidP="00805587" w:rsidRDefault="00914C98" w14:paraId="6D93B671" w14:textId="791EBDCB">
          <w:pPr>
            <w:pStyle w:val="BodyText"/>
            <w:rPr>
              <w:color w:val="0563C1"/>
              <w:u w:val="single" w:color="0563C1"/>
            </w:rPr>
          </w:pPr>
          <w:r w:rsidRPr="00914C98">
            <w:t xml:space="preserve">For more information, see Use of Microsoft Copyrighted </w:t>
          </w:r>
          <w:r>
            <w:t>c</w:t>
          </w:r>
          <w:r w:rsidRPr="00914C98">
            <w:t>ontent</w:t>
          </w:r>
          <w:r>
            <w:t xml:space="preserve"> </w:t>
          </w:r>
          <w:r w:rsidRPr="00914C98">
            <w:t xml:space="preserve">at </w:t>
          </w:r>
          <w:hyperlink r:id="rId14">
            <w:r w:rsidRPr="00914C98">
              <w:rPr>
                <w:color w:val="0563C1"/>
                <w:u w:val="single" w:color="0563C1"/>
              </w:rPr>
              <w:t>http://www.microsoft.com/about/legal/permissions/</w:t>
            </w:r>
          </w:hyperlink>
        </w:p>
        <w:p w:rsidRPr="00914C98" w:rsidR="00D653F8" w:rsidP="00805587" w:rsidRDefault="00D653F8" w14:paraId="5E9CB3A2" w14:textId="77777777">
          <w:pPr>
            <w:pStyle w:val="BodyText"/>
          </w:pPr>
        </w:p>
        <w:p w:rsidRPr="00914C98" w:rsidR="00914C98" w:rsidP="00D653F8" w:rsidRDefault="00914C98" w14:paraId="56CAF700" w14:textId="121E1162">
          <w:pPr>
            <w:pStyle w:val="BodyText"/>
            <w:jc w:val="both"/>
          </w:pPr>
          <w:r w:rsidRPr="00914C98">
            <w:t>Microsoft®, Edge®,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rsidR="00D653F8" w:rsidP="00D653F8" w:rsidRDefault="00D653F8" w14:paraId="73D41184" w14:textId="77777777">
          <w:pPr>
            <w:jc w:val="both"/>
            <w:rPr>
              <w:rFonts w:eastAsiaTheme="majorEastAsia"/>
              <w:spacing w:val="-10"/>
              <w:kern w:val="28"/>
              <w:sz w:val="56"/>
              <w:szCs w:val="56"/>
            </w:rPr>
          </w:pPr>
        </w:p>
        <w:p w:rsidR="00D653F8" w:rsidP="00D653F8" w:rsidRDefault="00D653F8" w14:paraId="02E8263C" w14:textId="77777777">
          <w:pPr>
            <w:jc w:val="both"/>
            <w:rPr>
              <w:rFonts w:eastAsiaTheme="majorEastAsia"/>
              <w:spacing w:val="-10"/>
              <w:kern w:val="28"/>
              <w:sz w:val="56"/>
              <w:szCs w:val="56"/>
            </w:rPr>
          </w:pPr>
        </w:p>
        <w:p w:rsidR="00D653F8" w:rsidP="00D653F8" w:rsidRDefault="00D653F8" w14:paraId="2E1CEE6D" w14:textId="77777777">
          <w:pPr>
            <w:jc w:val="both"/>
            <w:rPr>
              <w:rFonts w:eastAsiaTheme="majorEastAsia"/>
              <w:spacing w:val="-10"/>
              <w:kern w:val="28"/>
              <w:sz w:val="56"/>
              <w:szCs w:val="56"/>
            </w:rPr>
          </w:pPr>
        </w:p>
        <w:p w:rsidR="00D653F8" w:rsidP="00D653F8" w:rsidRDefault="00D653F8" w14:paraId="6CC543DB" w14:textId="77777777">
          <w:pPr>
            <w:jc w:val="both"/>
            <w:rPr>
              <w:rFonts w:eastAsiaTheme="majorEastAsia"/>
              <w:spacing w:val="-10"/>
              <w:kern w:val="28"/>
              <w:sz w:val="56"/>
              <w:szCs w:val="56"/>
            </w:rPr>
          </w:pPr>
        </w:p>
        <w:p w:rsidR="00D653F8" w:rsidP="00D653F8" w:rsidRDefault="00D653F8" w14:paraId="4CC9229F" w14:textId="77777777">
          <w:pPr>
            <w:jc w:val="both"/>
            <w:rPr>
              <w:rFonts w:eastAsiaTheme="majorEastAsia"/>
              <w:spacing w:val="-10"/>
              <w:kern w:val="28"/>
              <w:sz w:val="56"/>
              <w:szCs w:val="56"/>
            </w:rPr>
          </w:pPr>
        </w:p>
        <w:p w:rsidR="00D653F8" w:rsidP="00D653F8" w:rsidRDefault="00D653F8" w14:paraId="11FBF029" w14:textId="77777777">
          <w:pPr>
            <w:jc w:val="both"/>
            <w:rPr>
              <w:rFonts w:eastAsiaTheme="majorEastAsia"/>
              <w:spacing w:val="-10"/>
              <w:kern w:val="28"/>
              <w:sz w:val="56"/>
              <w:szCs w:val="56"/>
            </w:rPr>
          </w:pPr>
        </w:p>
        <w:p w:rsidR="00D653F8" w:rsidP="00D653F8" w:rsidRDefault="00D653F8" w14:paraId="6C285480" w14:textId="77777777">
          <w:pPr>
            <w:jc w:val="both"/>
            <w:rPr>
              <w:rFonts w:eastAsiaTheme="majorEastAsia"/>
              <w:spacing w:val="-10"/>
              <w:kern w:val="28"/>
              <w:sz w:val="56"/>
              <w:szCs w:val="56"/>
            </w:rPr>
          </w:pPr>
        </w:p>
        <w:p w:rsidRPr="00B70C4A" w:rsidR="00D14021" w:rsidP="00D653F8" w:rsidRDefault="00043507" w14:paraId="2E01EBD1" w14:textId="09390959">
          <w:pPr>
            <w:jc w:val="both"/>
            <w:rPr>
              <w:rFonts w:eastAsiaTheme="majorEastAsia"/>
              <w:spacing w:val="-10"/>
              <w:kern w:val="28"/>
              <w:sz w:val="56"/>
              <w:szCs w:val="56"/>
            </w:rPr>
          </w:pPr>
        </w:p>
      </w:sdtContent>
    </w:sdt>
    <w:sdt>
      <w:sdtPr>
        <w:rPr>
          <w:rFonts w:ascii="Segoe UI" w:hAnsi="Segoe UI" w:cs="Segoe UI" w:eastAsiaTheme="minorHAnsi"/>
          <w:color w:val="auto"/>
          <w:sz w:val="22"/>
          <w:szCs w:val="22"/>
          <w:shd w:val="clear" w:color="auto" w:fill="E6E6E6"/>
        </w:rPr>
        <w:id w:val="126984201"/>
        <w:docPartObj>
          <w:docPartGallery w:val="Table of Contents"/>
          <w:docPartUnique/>
        </w:docPartObj>
      </w:sdtPr>
      <w:sdtContent>
        <w:p w:rsidRPr="00B70C4A" w:rsidR="00D34EC2" w:rsidP="00805587" w:rsidRDefault="00D34EC2" w14:paraId="3709BF08" w14:textId="4E433805">
          <w:pPr>
            <w:pStyle w:val="TOCHeading"/>
          </w:pPr>
          <w:r w:rsidRPr="00B70C4A">
            <w:t>Contents</w:t>
          </w:r>
        </w:p>
        <w:p w:rsidR="00D653F8" w:rsidRDefault="00D34EC2" w14:paraId="6D9E8F11" w14:textId="5C18F7EC">
          <w:pPr>
            <w:pStyle w:val="TOC1"/>
            <w:tabs>
              <w:tab w:val="right" w:leader="dot" w:pos="9350"/>
            </w:tabs>
            <w:rPr>
              <w:rFonts w:asciiTheme="minorHAnsi" w:hAnsiTheme="minorHAnsi" w:eastAsiaTheme="minorEastAsia" w:cstheme="minorBidi"/>
              <w:noProof/>
            </w:rPr>
          </w:pPr>
          <w:r w:rsidRPr="00B70C4A">
            <w:rPr>
              <w:color w:val="2B579A"/>
              <w:shd w:val="clear" w:color="auto" w:fill="E6E6E6"/>
            </w:rPr>
            <w:fldChar w:fldCharType="begin"/>
          </w:r>
          <w:r w:rsidRPr="00B70C4A">
            <w:instrText xml:space="preserve"> TOC \o "1-3" \h \z \u </w:instrText>
          </w:r>
          <w:r w:rsidRPr="00B70C4A">
            <w:rPr>
              <w:color w:val="2B579A"/>
              <w:shd w:val="clear" w:color="auto" w:fill="E6E6E6"/>
            </w:rPr>
            <w:fldChar w:fldCharType="separate"/>
          </w:r>
          <w:hyperlink w:history="1" w:anchor="_Toc46499253" r:id="rId15">
            <w:r w:rsidRPr="00D2229E" w:rsidR="00D653F8">
              <w:rPr>
                <w:rStyle w:val="Hyperlink"/>
                <w:noProof/>
              </w:rPr>
              <w:t>Power Automate workflow</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_Toc46499253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0</w:t>
            </w:r>
            <w:r w:rsidR="00D653F8">
              <w:rPr>
                <w:webHidden/>
                <w:color w:val="2B579A"/>
                <w:shd w:val="clear" w:color="auto" w:fill="E6E6E6"/>
              </w:rPr>
              <w:fldChar w:fldCharType="end"/>
            </w:r>
          </w:hyperlink>
        </w:p>
        <w:p w:rsidR="00D653F8" w:rsidRDefault="00043507" w14:paraId="76E35E55" w14:textId="60BF2351">
          <w:pPr>
            <w:pStyle w:val="TOC1"/>
            <w:tabs>
              <w:tab w:val="right" w:leader="dot" w:pos="9350"/>
            </w:tabs>
            <w:rPr>
              <w:rFonts w:asciiTheme="minorHAnsi" w:hAnsiTheme="minorHAnsi" w:eastAsiaTheme="minorEastAsia" w:cstheme="minorBidi"/>
              <w:noProof/>
            </w:rPr>
          </w:pPr>
          <w:hyperlink w:history="1" w:anchor="_Toc46499254">
            <w:r w:rsidRPr="00D2229E" w:rsidR="00D653F8">
              <w:rPr>
                <w:rStyle w:val="Hyperlink"/>
                <w:noProof/>
              </w:rPr>
              <w:t>Intro</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_Toc46499254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3</w:t>
            </w:r>
            <w:r w:rsidR="00D653F8">
              <w:rPr>
                <w:webHidden/>
                <w:color w:val="2B579A"/>
                <w:shd w:val="clear" w:color="auto" w:fill="E6E6E6"/>
              </w:rPr>
              <w:fldChar w:fldCharType="end"/>
            </w:r>
          </w:hyperlink>
        </w:p>
        <w:p w:rsidR="00D653F8" w:rsidRDefault="00043507" w14:paraId="0BA6D719" w14:textId="5B48C7DA">
          <w:pPr>
            <w:pStyle w:val="TOC1"/>
            <w:tabs>
              <w:tab w:val="right" w:leader="dot" w:pos="9350"/>
            </w:tabs>
            <w:rPr>
              <w:rFonts w:asciiTheme="minorHAnsi" w:hAnsiTheme="minorHAnsi" w:eastAsiaTheme="minorEastAsia" w:cstheme="minorBidi"/>
              <w:noProof/>
            </w:rPr>
          </w:pPr>
          <w:hyperlink w:history="1" w:anchor="_Toc46499255">
            <w:r w:rsidRPr="00D2229E" w:rsidR="00D653F8">
              <w:rPr>
                <w:rStyle w:val="Hyperlink"/>
                <w:noProof/>
              </w:rPr>
              <w:t>Prerequisites</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_Toc46499255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3</w:t>
            </w:r>
            <w:r w:rsidR="00D653F8">
              <w:rPr>
                <w:webHidden/>
                <w:color w:val="2B579A"/>
                <w:shd w:val="clear" w:color="auto" w:fill="E6E6E6"/>
              </w:rPr>
              <w:fldChar w:fldCharType="end"/>
            </w:r>
          </w:hyperlink>
        </w:p>
        <w:p w:rsidR="00D653F8" w:rsidRDefault="00043507" w14:paraId="1A968312" w14:textId="200DD0C9">
          <w:pPr>
            <w:pStyle w:val="TOC1"/>
            <w:tabs>
              <w:tab w:val="right" w:leader="dot" w:pos="9350"/>
            </w:tabs>
            <w:rPr>
              <w:rFonts w:asciiTheme="minorHAnsi" w:hAnsiTheme="minorHAnsi" w:eastAsiaTheme="minorEastAsia" w:cstheme="minorBidi"/>
              <w:noProof/>
            </w:rPr>
          </w:pPr>
          <w:hyperlink w:history="1" w:anchor="_Toc46499256">
            <w:r w:rsidRPr="00D2229E" w:rsidR="00D653F8">
              <w:rPr>
                <w:rStyle w:val="Hyperlink"/>
                <w:noProof/>
              </w:rPr>
              <w:t>Power Automate Sample</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_Toc46499256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3</w:t>
            </w:r>
            <w:r w:rsidR="00D653F8">
              <w:rPr>
                <w:webHidden/>
                <w:color w:val="2B579A"/>
                <w:shd w:val="clear" w:color="auto" w:fill="E6E6E6"/>
              </w:rPr>
              <w:fldChar w:fldCharType="end"/>
            </w:r>
          </w:hyperlink>
        </w:p>
        <w:p w:rsidR="00D653F8" w:rsidRDefault="00043507" w14:paraId="1B2F0ABB" w14:textId="621475E0">
          <w:pPr>
            <w:pStyle w:val="TOC2"/>
            <w:tabs>
              <w:tab w:val="right" w:leader="dot" w:pos="9350"/>
            </w:tabs>
            <w:rPr>
              <w:rFonts w:asciiTheme="minorHAnsi" w:hAnsiTheme="minorHAnsi" w:eastAsiaTheme="minorEastAsia" w:cstheme="minorBidi"/>
              <w:noProof/>
            </w:rPr>
          </w:pPr>
          <w:hyperlink w:history="1" w:anchor="_Toc46499257">
            <w:r w:rsidRPr="00D2229E" w:rsidR="00D653F8">
              <w:rPr>
                <w:rStyle w:val="Hyperlink"/>
                <w:noProof/>
              </w:rPr>
              <w:t>Diagram</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_Toc46499257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3</w:t>
            </w:r>
            <w:r w:rsidR="00D653F8">
              <w:rPr>
                <w:webHidden/>
                <w:color w:val="2B579A"/>
                <w:shd w:val="clear" w:color="auto" w:fill="E6E6E6"/>
              </w:rPr>
              <w:fldChar w:fldCharType="end"/>
            </w:r>
          </w:hyperlink>
        </w:p>
        <w:p w:rsidR="00D653F8" w:rsidRDefault="00043507" w14:paraId="76BB5C75" w14:textId="4A555CD6">
          <w:pPr>
            <w:pStyle w:val="TOC2"/>
            <w:tabs>
              <w:tab w:val="right" w:leader="dot" w:pos="9350"/>
            </w:tabs>
            <w:rPr>
              <w:rFonts w:asciiTheme="minorHAnsi" w:hAnsiTheme="minorHAnsi" w:eastAsiaTheme="minorEastAsia" w:cstheme="minorBidi"/>
              <w:noProof/>
            </w:rPr>
          </w:pPr>
          <w:hyperlink w:history="1" w:anchor="_Toc46499258">
            <w:r w:rsidRPr="00D2229E" w:rsidR="00D653F8">
              <w:rPr>
                <w:rStyle w:val="Hyperlink"/>
                <w:noProof/>
              </w:rPr>
              <w:t>Connectors</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_Toc46499258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4</w:t>
            </w:r>
            <w:r w:rsidR="00D653F8">
              <w:rPr>
                <w:webHidden/>
                <w:color w:val="2B579A"/>
                <w:shd w:val="clear" w:color="auto" w:fill="E6E6E6"/>
              </w:rPr>
              <w:fldChar w:fldCharType="end"/>
            </w:r>
          </w:hyperlink>
        </w:p>
        <w:p w:rsidR="00D653F8" w:rsidRDefault="00043507" w14:paraId="0CD6DB02" w14:textId="2BDD3A14">
          <w:pPr>
            <w:pStyle w:val="TOC1"/>
            <w:tabs>
              <w:tab w:val="right" w:leader="dot" w:pos="9350"/>
            </w:tabs>
            <w:rPr>
              <w:rFonts w:asciiTheme="minorHAnsi" w:hAnsiTheme="minorHAnsi" w:eastAsiaTheme="minorEastAsia" w:cstheme="minorBidi"/>
              <w:noProof/>
            </w:rPr>
          </w:pPr>
          <w:hyperlink w:history="1" w:anchor="_Toc46499259">
            <w:r w:rsidRPr="00D2229E" w:rsidR="00D653F8">
              <w:rPr>
                <w:rStyle w:val="Hyperlink"/>
                <w:noProof/>
              </w:rPr>
              <w:t>Power Automate Flow deployment</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_Toc46499259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6</w:t>
            </w:r>
            <w:r w:rsidR="00D653F8">
              <w:rPr>
                <w:webHidden/>
                <w:color w:val="2B579A"/>
                <w:shd w:val="clear" w:color="auto" w:fill="E6E6E6"/>
              </w:rPr>
              <w:fldChar w:fldCharType="end"/>
            </w:r>
          </w:hyperlink>
        </w:p>
        <w:p w:rsidR="00D653F8" w:rsidRDefault="00043507" w14:paraId="299CA1C9" w14:textId="511DA40E">
          <w:pPr>
            <w:pStyle w:val="TOC2"/>
            <w:tabs>
              <w:tab w:val="right" w:leader="dot" w:pos="9350"/>
            </w:tabs>
            <w:rPr>
              <w:rFonts w:asciiTheme="minorHAnsi" w:hAnsiTheme="minorHAnsi" w:eastAsiaTheme="minorEastAsia" w:cstheme="minorBidi"/>
              <w:noProof/>
            </w:rPr>
          </w:pPr>
          <w:hyperlink w:history="1" w:anchor="_Toc46499260">
            <w:r w:rsidRPr="00D2229E" w:rsidR="00D653F8">
              <w:rPr>
                <w:rStyle w:val="Hyperlink"/>
                <w:noProof/>
              </w:rPr>
              <w:t>Import Package</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_Toc46499260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6</w:t>
            </w:r>
            <w:r w:rsidR="00D653F8">
              <w:rPr>
                <w:webHidden/>
                <w:color w:val="2B579A"/>
                <w:shd w:val="clear" w:color="auto" w:fill="E6E6E6"/>
              </w:rPr>
              <w:fldChar w:fldCharType="end"/>
            </w:r>
          </w:hyperlink>
        </w:p>
        <w:p w:rsidR="00D653F8" w:rsidRDefault="00043507" w14:paraId="78F76F7D" w14:textId="15150D15">
          <w:pPr>
            <w:pStyle w:val="TOC2"/>
            <w:tabs>
              <w:tab w:val="right" w:leader="dot" w:pos="9350"/>
            </w:tabs>
            <w:rPr>
              <w:rFonts w:asciiTheme="minorHAnsi" w:hAnsiTheme="minorHAnsi" w:eastAsiaTheme="minorEastAsia" w:cstheme="minorBidi"/>
              <w:noProof/>
            </w:rPr>
          </w:pPr>
          <w:hyperlink w:history="1" w:anchor="_Toc46499261">
            <w:r w:rsidRPr="00D2229E" w:rsidR="00D653F8">
              <w:rPr>
                <w:rStyle w:val="Hyperlink"/>
                <w:noProof/>
              </w:rPr>
              <w:t>Customize Power Automate flow</w:t>
            </w:r>
            <w:r w:rsidR="00D653F8">
              <w:rPr>
                <w:noProof/>
                <w:webHidden/>
              </w:rPr>
              <w:tab/>
            </w:r>
            <w:r w:rsidR="00D653F8">
              <w:rPr>
                <w:webHidden/>
                <w:color w:val="2B579A"/>
                <w:shd w:val="clear" w:color="auto" w:fill="E6E6E6"/>
              </w:rPr>
              <w:fldChar w:fldCharType="begin"/>
            </w:r>
            <w:r w:rsidR="00D653F8">
              <w:rPr>
                <w:noProof/>
                <w:webHidden/>
              </w:rPr>
              <w:instrText xml:space="preserve"> PAGEREF _Toc46499261 \h </w:instrText>
            </w:r>
            <w:r w:rsidR="00D653F8">
              <w:rPr>
                <w:webHidden/>
                <w:color w:val="2B579A"/>
                <w:shd w:val="clear" w:color="auto" w:fill="E6E6E6"/>
              </w:rPr>
            </w:r>
            <w:r w:rsidR="00D653F8">
              <w:rPr>
                <w:webHidden/>
                <w:color w:val="2B579A"/>
                <w:shd w:val="clear" w:color="auto" w:fill="E6E6E6"/>
              </w:rPr>
              <w:fldChar w:fldCharType="separate"/>
            </w:r>
            <w:r w:rsidR="00694226">
              <w:rPr>
                <w:noProof/>
                <w:webHidden/>
              </w:rPr>
              <w:t>11</w:t>
            </w:r>
            <w:r w:rsidR="00D653F8">
              <w:rPr>
                <w:webHidden/>
                <w:color w:val="2B579A"/>
                <w:shd w:val="clear" w:color="auto" w:fill="E6E6E6"/>
              </w:rPr>
              <w:fldChar w:fldCharType="end"/>
            </w:r>
          </w:hyperlink>
        </w:p>
        <w:p w:rsidRPr="00B70C4A" w:rsidR="00D34EC2" w:rsidP="00805587" w:rsidRDefault="00D34EC2" w14:paraId="0BF279CA" w14:textId="477CF596">
          <w:r w:rsidRPr="00B70C4A">
            <w:rPr>
              <w:color w:val="2B579A"/>
              <w:shd w:val="clear" w:color="auto" w:fill="E6E6E6"/>
            </w:rPr>
            <w:fldChar w:fldCharType="end"/>
          </w:r>
        </w:p>
      </w:sdtContent>
    </w:sdt>
    <w:p w:rsidRPr="00B70C4A" w:rsidR="0057777C" w:rsidP="00805587" w:rsidRDefault="0057777C" w14:paraId="4868C208" w14:textId="5923A23D"/>
    <w:p w:rsidRPr="00B70C4A" w:rsidR="00D14021" w:rsidP="00805587" w:rsidRDefault="00D14021" w14:paraId="7EC85D03" w14:textId="77777777">
      <w:pPr>
        <w:pStyle w:val="Title"/>
      </w:pPr>
    </w:p>
    <w:p w:rsidRPr="00B70C4A" w:rsidR="00D14021" w:rsidP="00805587" w:rsidRDefault="00D14021" w14:paraId="58E44B7C" w14:textId="2C8D5C26"/>
    <w:p w:rsidRPr="00B70C4A" w:rsidR="00D14021" w:rsidP="00805587" w:rsidRDefault="00D14021" w14:paraId="4614D780" w14:textId="289C1E19"/>
    <w:p w:rsidRPr="00B70C4A" w:rsidR="00D14021" w:rsidP="00805587" w:rsidRDefault="00D14021" w14:paraId="083B5B55" w14:textId="682B92D5"/>
    <w:p w:rsidRPr="00B70C4A" w:rsidR="00D14021" w:rsidP="00805587" w:rsidRDefault="00D14021" w14:paraId="6AACF61A" w14:textId="086A45E6"/>
    <w:p w:rsidRPr="00B70C4A" w:rsidR="00D14021" w:rsidP="00805587" w:rsidRDefault="00D14021" w14:paraId="70084518" w14:textId="78E8E774"/>
    <w:p w:rsidRPr="00B70C4A" w:rsidR="00D14021" w:rsidP="00805587" w:rsidRDefault="00D14021" w14:paraId="1A0454C3" w14:textId="33348DFD"/>
    <w:p w:rsidRPr="00B70C4A" w:rsidR="00D14021" w:rsidP="00805587" w:rsidRDefault="00D14021" w14:paraId="0237F1E4" w14:textId="3747562D"/>
    <w:p w:rsidRPr="00B70C4A" w:rsidR="00D14021" w:rsidP="00805587" w:rsidRDefault="00D14021" w14:paraId="46C1C57B" w14:textId="12C1D4F4"/>
    <w:p w:rsidR="00D14021" w:rsidP="00805587" w:rsidRDefault="00D14021" w14:paraId="3113633E" w14:textId="2B641733"/>
    <w:p w:rsidR="00914C98" w:rsidP="00805587" w:rsidRDefault="00914C98" w14:paraId="39DABC25" w14:textId="1770AF43"/>
    <w:p w:rsidR="00D14021" w:rsidP="00805587" w:rsidRDefault="00914C98" w14:paraId="71DDA3FF" w14:textId="66759B61">
      <w:pPr>
        <w:pStyle w:val="Heading1"/>
      </w:pPr>
      <w:bookmarkStart w:name="_Toc46499254" w:id="4"/>
      <w:r>
        <w:t>Intro</w:t>
      </w:r>
      <w:bookmarkEnd w:id="4"/>
    </w:p>
    <w:p w:rsidR="00206002" w:rsidP="00805587" w:rsidRDefault="00805587" w14:paraId="11F4BE0F" w14:textId="2A1BF20C">
      <w:r>
        <w:t xml:space="preserve">This document is intended to </w:t>
      </w:r>
      <w:r w:rsidR="007B5D69">
        <w:t xml:space="preserve">explain the Power Automate portion </w:t>
      </w:r>
      <w:r w:rsidR="00123818">
        <w:t xml:space="preserve">of this hackathon and </w:t>
      </w:r>
      <w:r>
        <w:t xml:space="preserve">guide the attendee </w:t>
      </w:r>
      <w:r w:rsidR="007B5D69">
        <w:t>in</w:t>
      </w:r>
      <w:r>
        <w:t xml:space="preserve"> import</w:t>
      </w:r>
      <w:r w:rsidR="00123818">
        <w:t>ing</w:t>
      </w:r>
      <w:r>
        <w:t xml:space="preserve"> the Power Automate sample </w:t>
      </w:r>
      <w:r w:rsidR="00123818">
        <w:t>provided along with the workshop.</w:t>
      </w:r>
    </w:p>
    <w:p w:rsidR="00123818" w:rsidP="00206002" w:rsidRDefault="00206002" w14:paraId="18617285" w14:textId="7BB2B5C8">
      <w:pPr>
        <w:pStyle w:val="Heading1"/>
      </w:pPr>
      <w:bookmarkStart w:name="_Toc46499255" w:id="5"/>
      <w:r>
        <w:t>Prerequisites</w:t>
      </w:r>
      <w:bookmarkEnd w:id="5"/>
    </w:p>
    <w:p w:rsidR="00D1403A" w:rsidP="00805587" w:rsidRDefault="002E7CF3" w14:paraId="2D6050ED" w14:textId="44E75C59">
      <w:r w:rsidDel="00D0489C">
        <w:t xml:space="preserve">Because, </w:t>
      </w:r>
      <w:r w:rsidDel="00D0489C" w:rsidR="00E75A58">
        <w:t xml:space="preserve">the existing </w:t>
      </w:r>
      <w:r w:rsidDel="00D0489C" w:rsidR="00773449">
        <w:t xml:space="preserve">SharePoint </w:t>
      </w:r>
      <w:r w:rsidDel="00D0489C" w:rsidR="00FE6EA8">
        <w:t xml:space="preserve">list </w:t>
      </w:r>
      <w:r w:rsidDel="00D0489C" w:rsidR="00773449">
        <w:t xml:space="preserve">“Time off requests” </w:t>
      </w:r>
      <w:r w:rsidDel="00D0489C" w:rsidR="00FE6EA8">
        <w:t>already ha</w:t>
      </w:r>
      <w:r w:rsidDel="00D0489C" w:rsidR="00B4413D">
        <w:t>s</w:t>
      </w:r>
      <w:r w:rsidDel="00D0489C" w:rsidR="00FE6EA8">
        <w:t xml:space="preserve"> a </w:t>
      </w:r>
      <w:r w:rsidDel="00D0489C" w:rsidR="00B4413D">
        <w:t xml:space="preserve">SharePoint 2010 Workflow </w:t>
      </w:r>
      <w:r w:rsidR="00B4413D">
        <w:t>activated, let us now create a new List called “Time off requests – New” to which the Power Automate flow will be bound to.</w:t>
      </w:r>
      <w:r w:rsidR="00D1403A">
        <w:t xml:space="preserve"> T</w:t>
      </w:r>
      <w:r w:rsidR="009B2BFD">
        <w:t>o create the new list, login to the demo site collection,</w:t>
      </w:r>
      <w:r w:rsidR="00D1403A">
        <w:t xml:space="preserve"> f</w:t>
      </w:r>
      <w:r w:rsidR="009B2BFD">
        <w:t>or example</w:t>
      </w:r>
      <w:r w:rsidR="00D1403A">
        <w:t xml:space="preserve">, </w:t>
      </w:r>
      <w:hyperlink w:history="1">
        <w:r w:rsidRPr="00D1403A" w:rsidR="00D1403A">
          <w:rPr>
            <w:rStyle w:val="Hyperlink"/>
          </w:rPr>
          <w:t>https://&lt;tenantname&gt;.sharepoint.com/sites/contosoelectronics1</w:t>
        </w:r>
      </w:hyperlink>
      <w:r w:rsidR="009B2BFD">
        <w:t xml:space="preserve"> -&gt; </w:t>
      </w:r>
      <w:r w:rsidR="00803F4F">
        <w:t xml:space="preserve">Site Contents </w:t>
      </w:r>
      <w:r w:rsidR="00D1403A">
        <w:t xml:space="preserve"> -&gt; New -&gt; List ( see image below).</w:t>
      </w:r>
    </w:p>
    <w:p w:rsidR="009B2BFD" w:rsidP="00805587" w:rsidRDefault="00013876" w14:paraId="77BDB330" w14:textId="1E5E2A72">
      <w:r>
        <w:rPr>
          <w:noProof/>
          <w:color w:val="2B579A"/>
          <w:shd w:val="clear" w:color="auto" w:fill="E6E6E6"/>
        </w:rPr>
        <w:drawing>
          <wp:anchor distT="0" distB="0" distL="114300" distR="114300" simplePos="0" relativeHeight="251658260" behindDoc="0" locked="0" layoutInCell="1" allowOverlap="1" wp14:anchorId="784563B5" wp14:editId="35CF9682">
            <wp:simplePos x="0" y="0"/>
            <wp:positionH relativeFrom="column">
              <wp:posOffset>1180465</wp:posOffset>
            </wp:positionH>
            <wp:positionV relativeFrom="paragraph">
              <wp:posOffset>292735</wp:posOffset>
            </wp:positionV>
            <wp:extent cx="2828925" cy="2815590"/>
            <wp:effectExtent l="0" t="0" r="9525" b="381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6"/>
                    <a:stretch>
                      <a:fillRect/>
                    </a:stretch>
                  </pic:blipFill>
                  <pic:spPr>
                    <a:xfrm>
                      <a:off x="0" y="0"/>
                      <a:ext cx="2828925" cy="2815590"/>
                    </a:xfrm>
                    <a:prstGeom prst="rect">
                      <a:avLst/>
                    </a:prstGeom>
                  </pic:spPr>
                </pic:pic>
              </a:graphicData>
            </a:graphic>
            <wp14:sizeRelH relativeFrom="margin">
              <wp14:pctWidth>0</wp14:pctWidth>
            </wp14:sizeRelH>
            <wp14:sizeRelV relativeFrom="margin">
              <wp14:pctHeight>0</wp14:pctHeight>
            </wp14:sizeRelV>
          </wp:anchor>
        </w:drawing>
      </w:r>
      <w:r w:rsidR="009B2BFD">
        <w:rPr/>
        <w:t xml:space="preserve"> </w:t>
      </w:r>
    </w:p>
    <w:p w:rsidR="00D1403A" w:rsidP="00805587" w:rsidRDefault="00D1403A" w14:paraId="4F88BF3D" w14:textId="77777777"/>
    <w:p w:rsidR="00D1403A" w:rsidP="00805587" w:rsidRDefault="00013876" w14:paraId="1E66EB71" w14:textId="68C9FAFD">
      <w:r>
        <w:t xml:space="preserve">On the subsequent screen, select </w:t>
      </w:r>
      <w:r w:rsidR="00075C38">
        <w:t xml:space="preserve">“From an existing list” on the left hand pane -&gt; </w:t>
      </w:r>
      <w:r w:rsidR="00361C51">
        <w:t xml:space="preserve">give the name </w:t>
      </w:r>
      <w:r w:rsidR="00CF0455">
        <w:t xml:space="preserve">to the new list as “Time Off Requests – New” and select the existing </w:t>
      </w:r>
      <w:r w:rsidR="000B677E">
        <w:t>“Time Off Requests” list</w:t>
      </w:r>
      <w:r w:rsidR="00101101">
        <w:t xml:space="preserve"> (see image below).</w:t>
      </w:r>
    </w:p>
    <w:p w:rsidR="00101101" w:rsidP="00805587" w:rsidRDefault="00161A9E" w14:paraId="7157658A" w14:textId="67B5259E">
      <w:r>
        <w:rPr>
          <w:noProof/>
          <w:color w:val="2B579A"/>
          <w:shd w:val="clear" w:color="auto" w:fill="E6E6E6"/>
        </w:rPr>
        <w:drawing>
          <wp:anchor distT="0" distB="0" distL="114300" distR="114300" simplePos="0" relativeHeight="251658261" behindDoc="0" locked="0" layoutInCell="1" allowOverlap="1" wp14:anchorId="2B711A42" wp14:editId="427ED79C">
            <wp:simplePos x="0" y="0"/>
            <wp:positionH relativeFrom="margin">
              <wp:posOffset>9525</wp:posOffset>
            </wp:positionH>
            <wp:positionV relativeFrom="paragraph">
              <wp:posOffset>302895</wp:posOffset>
            </wp:positionV>
            <wp:extent cx="5943600" cy="2755265"/>
            <wp:effectExtent l="0" t="0" r="0" b="6985"/>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a:stretch>
                      <a:fillRect/>
                    </a:stretch>
                  </pic:blipFill>
                  <pic:spPr>
                    <a:xfrm>
                      <a:off x="0" y="0"/>
                      <a:ext cx="5943600" cy="2755265"/>
                    </a:xfrm>
                    <a:prstGeom prst="rect">
                      <a:avLst/>
                    </a:prstGeom>
                  </pic:spPr>
                </pic:pic>
              </a:graphicData>
            </a:graphic>
            <wp14:sizeRelH relativeFrom="margin">
              <wp14:pctWidth>0</wp14:pctWidth>
            </wp14:sizeRelH>
            <wp14:sizeRelV relativeFrom="margin">
              <wp14:pctHeight>0</wp14:pctHeight>
            </wp14:sizeRelV>
          </wp:anchor>
        </w:drawing>
      </w:r>
      <w:r w:rsidR="0B0DB211">
        <w:rPr/>
        <w:t/>
      </w:r>
    </w:p>
    <w:p w:rsidR="0022030C" w:rsidP="00805587" w:rsidRDefault="0022030C" w14:paraId="199DB6BB" w14:textId="77777777"/>
    <w:p w:rsidR="0022030C" w:rsidP="00805587" w:rsidRDefault="0022030C" w14:paraId="45DCFD7B" w14:textId="3CD0AB26">
      <w:r>
        <w:t>You should now see the new list on the left</w:t>
      </w:r>
      <w:ins w:author="Matias Rama" w:date="2020-09-24T09:36:00Z" w:id="6">
        <w:r w:rsidR="009B4832">
          <w:t>-</w:t>
        </w:r>
      </w:ins>
      <w:del w:author="Matias Rama" w:date="2020-09-24T09:36:00Z" w:id="7">
        <w:r>
          <w:delText xml:space="preserve"> </w:delText>
        </w:r>
      </w:del>
      <w:r>
        <w:t xml:space="preserve">hand </w:t>
      </w:r>
      <w:proofErr w:type="gramStart"/>
      <w:r>
        <w:t>navigation</w:t>
      </w:r>
      <w:proofErr w:type="gramEnd"/>
      <w:ins w:author="Matias Rama" w:date="2020-09-24T09:36:00Z" w:id="8">
        <w:r w:rsidR="009B4832">
          <w:t>.</w:t>
        </w:r>
      </w:ins>
      <w:proofErr w:type="gramStart"/>
    </w:p>
    <w:p w:rsidR="0022030C" w:rsidP="00805587" w:rsidRDefault="00044FCF" w14:paraId="71A2AEA5" w14:textId="7578D78A">
      <w:pPr>
        <w:rPr>
          <w:del w:author="Matias Rama" w:date="2020-09-24T09:36:00Z" w:id="9"/>
        </w:rPr>
      </w:pPr>
      <w:r>
        <w:rPr>
          <w:noProof/>
          <w:color w:val="2B579A"/>
          <w:shd w:val="clear" w:color="auto" w:fill="E6E6E6"/>
        </w:rPr>
        <w:drawing>
          <wp:anchor distT="0" distB="0" distL="114300" distR="114300" simplePos="0" relativeHeight="251658262" behindDoc="0" locked="0" layoutInCell="1" allowOverlap="1" wp14:anchorId="37F1D0D4" wp14:editId="776AB6E0">
            <wp:simplePos x="0" y="0"/>
            <wp:positionH relativeFrom="margin">
              <wp:align>left</wp:align>
            </wp:positionH>
            <wp:positionV relativeFrom="paragraph">
              <wp:posOffset>299720</wp:posOffset>
            </wp:positionV>
            <wp:extent cx="3676650" cy="2275205"/>
            <wp:effectExtent l="0" t="0" r="0" b="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8"/>
                    <a:stretch>
                      <a:fillRect/>
                    </a:stretch>
                  </pic:blipFill>
                  <pic:spPr>
                    <a:xfrm>
                      <a:off x="0" y="0"/>
                      <a:ext cx="3676650" cy="2275205"/>
                    </a:xfrm>
                    <a:prstGeom prst="rect">
                      <a:avLst/>
                    </a:prstGeom>
                  </pic:spPr>
                </pic:pic>
              </a:graphicData>
            </a:graphic>
            <wp14:sizeRelH relativeFrom="margin">
              <wp14:pctWidth>0</wp14:pctWidth>
            </wp14:sizeRelH>
            <wp14:sizeRelV relativeFrom="margin">
              <wp14:pctHeight>0</wp14:pctHeight>
            </wp14:sizeRelV>
          </wp:anchor>
        </w:drawing>
      </w:r>
      <w:r w:rsidR="0B0DB211">
        <w:rPr/>
        <w:t/>
      </w:r>
    </w:p>
    <w:p w:rsidR="009B4832" w:rsidRDefault="009B4832" w14:paraId="0B70C45B" w14:textId="77777777">
      <w:pPr>
        <w:rPr>
          <w:ins w:author="Matias Rama" w:date="2020-09-24T09:36:00Z" w:id="10"/>
        </w:rPr>
        <w:pPrChange w:author="Matias Rama" w:date="2020-09-24T09:36:00Z" w:id="11">
          <w:pPr>
            <w:pStyle w:val="Heading1"/>
          </w:pPr>
        </w:pPrChange>
      </w:pPr>
      <w:bookmarkStart w:name="_Toc46499256" w:id="12"/>
    </w:p>
    <w:p w:rsidR="009B4832" w:rsidP="00B4178C" w:rsidRDefault="009B4832" w14:paraId="55E24DDC" w14:textId="77777777">
      <w:pPr>
        <w:pStyle w:val="Heading1"/>
        <w:rPr>
          <w:ins w:author="Matias Rama" w:date="2020-09-24T09:36:00Z" w:id="13"/>
        </w:rPr>
      </w:pPr>
    </w:p>
    <w:p w:rsidR="009B4832" w:rsidP="00B4178C" w:rsidRDefault="009B4832" w14:paraId="406FEBF4" w14:textId="77777777">
      <w:pPr>
        <w:pStyle w:val="Heading1"/>
        <w:rPr>
          <w:ins w:author="Matias Rama" w:date="2020-09-24T09:36:00Z" w:id="14"/>
        </w:rPr>
      </w:pPr>
    </w:p>
    <w:p w:rsidR="00123818" w:rsidP="00B4178C" w:rsidRDefault="00B4178C" w14:paraId="713960AF" w14:textId="42111370">
      <w:pPr>
        <w:pStyle w:val="Heading1"/>
      </w:pPr>
      <w:r>
        <w:t xml:space="preserve">Power </w:t>
      </w:r>
      <w:commentRangeStart w:id="15"/>
      <w:r>
        <w:t>Automate</w:t>
      </w:r>
      <w:commentRangeEnd w:id="15"/>
      <w:r w:rsidR="00C03099">
        <w:rPr>
          <w:rStyle w:val="CommentReference"/>
          <w:rFonts w:ascii="Segoe UI" w:hAnsi="Segoe UI" w:cs="Segoe UI" w:eastAsiaTheme="minorHAnsi"/>
          <w:color w:val="auto"/>
        </w:rPr>
        <w:commentReference w:id="15"/>
      </w:r>
      <w:r>
        <w:t xml:space="preserve"> Sample</w:t>
      </w:r>
      <w:bookmarkEnd w:id="12"/>
    </w:p>
    <w:p w:rsidR="00B4178C" w:rsidP="00805587" w:rsidRDefault="00BD788E" w14:paraId="023D5345" w14:textId="1CCCE0D0">
      <w:r>
        <w:t>The power automate sample provided is meant to replace the SharePoint 2010 workflow deployed in the test tenant.</w:t>
      </w:r>
      <w:r w:rsidR="00206002">
        <w:t xml:space="preserve"> Following, a description of the connectors used and the reasons behind.</w:t>
      </w:r>
    </w:p>
    <w:p w:rsidR="00A214DF" w:rsidP="00A214DF" w:rsidRDefault="00A214DF" w14:paraId="5B8EC73C" w14:textId="68139E81">
      <w:pPr>
        <w:pStyle w:val="Heading2"/>
      </w:pPr>
      <w:bookmarkStart w:name="_Toc46499257" w:id="16"/>
      <w:r>
        <w:t>Diagram</w:t>
      </w:r>
      <w:bookmarkEnd w:id="16"/>
    </w:p>
    <w:p w:rsidR="00A214DF" w:rsidP="00805587" w:rsidRDefault="00A214DF" w14:paraId="5368BBAA" w14:textId="77777777"/>
    <w:p w:rsidR="009B5040" w:rsidP="00805587" w:rsidRDefault="00456463" w14:paraId="49C3E707" w14:textId="3AC04291">
      <w:r>
        <w:rPr>
          <w:color w:val="2B579A"/>
          <w:shd w:val="clear" w:color="auto" w:fill="E6E6E6"/>
        </w:rPr>
        <w:object w:dxaOrig="17011" w:dyaOrig="11596" w14:anchorId="2E59CD9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318.75pt" o:ole="" type="#_x0000_t75">
            <v:imagedata o:title="" r:id="rId22"/>
          </v:shape>
          <o:OLEObject Type="Embed" ProgID="Visio.Drawing.15" ShapeID="_x0000_i1025" DrawAspect="Content" ObjectID="_1662445526" r:id="rId23"/>
        </w:object>
      </w:r>
    </w:p>
    <w:p w:rsidR="009B5040" w:rsidP="00805587" w:rsidRDefault="009B5040" w14:paraId="667ED910" w14:textId="77777777"/>
    <w:p w:rsidRPr="00805587" w:rsidR="00456463" w:rsidP="00805587" w:rsidRDefault="00456463" w14:paraId="64F4F68D" w14:textId="77777777"/>
    <w:p w:rsidR="00B54526" w:rsidP="00A43A17" w:rsidRDefault="00BD788E" w14:paraId="3BDBA91C" w14:textId="0C6F67C3">
      <w:pPr>
        <w:pStyle w:val="Heading2"/>
      </w:pPr>
      <w:bookmarkStart w:name="_Toc46499258" w:id="17"/>
      <w:r>
        <w:t>Connectors</w:t>
      </w:r>
      <w:bookmarkEnd w:id="17"/>
      <w:r>
        <w:t xml:space="preserve"> </w:t>
      </w:r>
    </w:p>
    <w:p w:rsidR="00206002" w:rsidP="001105A1" w:rsidRDefault="00206002" w14:paraId="0622626E" w14:textId="03080B86">
      <w:pPr>
        <w:pStyle w:val="Heading4"/>
      </w:pPr>
      <w:r>
        <w:t>SharePoint connector</w:t>
      </w:r>
    </w:p>
    <w:p w:rsidR="00206002" w:rsidP="00096A9C" w:rsidRDefault="00206002" w14:paraId="57665A5F" w14:textId="7BF3C187">
      <w:pPr>
        <w:pStyle w:val="ListParagraph"/>
        <w:numPr>
          <w:ilvl w:val="0"/>
          <w:numId w:val="22"/>
        </w:numPr>
      </w:pPr>
      <w:r w:rsidRPr="00E050F1">
        <w:rPr>
          <w:b/>
          <w:bCs/>
        </w:rPr>
        <w:t>Trigger</w:t>
      </w:r>
      <w:r w:rsidR="00A214DF">
        <w:t>:</w:t>
      </w:r>
    </w:p>
    <w:p w:rsidR="00206002" w:rsidP="00805587" w:rsidRDefault="00206002" w14:paraId="352CEA36" w14:textId="33D1A534">
      <w:r>
        <w:tab/>
      </w:r>
      <w:r>
        <w:t>Power Automate workflow will be triggered when a new item is created or modified.</w:t>
      </w:r>
    </w:p>
    <w:p w:rsidR="002061A1" w:rsidP="002061A1" w:rsidRDefault="002061A1" w14:paraId="6F6D3711" w14:textId="77777777">
      <w:r>
        <w:rPr>
          <w:noProof/>
          <w:color w:val="2B579A"/>
          <w:shd w:val="clear" w:color="auto" w:fill="E6E6E6"/>
        </w:rPr>
        <w:drawing>
          <wp:anchor distT="0" distB="0" distL="114300" distR="114300" simplePos="0" relativeHeight="251658263" behindDoc="0" locked="0" layoutInCell="1" allowOverlap="1" wp14:anchorId="6B2125CB" wp14:editId="42E9F45B">
            <wp:simplePos x="0" y="0"/>
            <wp:positionH relativeFrom="margin">
              <wp:posOffset>28575</wp:posOffset>
            </wp:positionH>
            <wp:positionV relativeFrom="paragraph">
              <wp:posOffset>436880</wp:posOffset>
            </wp:positionV>
            <wp:extent cx="5181600" cy="1577975"/>
            <wp:effectExtent l="0" t="0" r="0" b="3175"/>
            <wp:wrapTopAndBottom/>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24"/>
                    <a:stretch>
                      <a:fillRect/>
                    </a:stretch>
                  </pic:blipFill>
                  <pic:spPr>
                    <a:xfrm>
                      <a:off x="0" y="0"/>
                      <a:ext cx="5181600" cy="1577975"/>
                    </a:xfrm>
                    <a:prstGeom prst="rect">
                      <a:avLst/>
                    </a:prstGeom>
                  </pic:spPr>
                </pic:pic>
              </a:graphicData>
            </a:graphic>
            <wp14:sizeRelH relativeFrom="margin">
              <wp14:pctWidth>0</wp14:pctWidth>
            </wp14:sizeRelH>
            <wp14:sizeRelV relativeFrom="margin">
              <wp14:pctHeight>0</wp14:pctHeight>
            </wp14:sizeRelV>
          </wp:anchor>
        </w:drawing>
      </w:r>
      <w:r w:rsidR="007C1183">
        <w:tab/>
      </w:r>
      <w:r w:rsidR="007C1183">
        <w:t xml:space="preserve">This way we will take action whether the person is </w:t>
      </w:r>
      <w:r w:rsidR="00503125">
        <w:t xml:space="preserve">creating a new time off request or </w:t>
      </w:r>
      <w:r w:rsidR="00833317">
        <w:t xml:space="preserve">asking a modification </w:t>
      </w:r>
      <w:r w:rsidR="00503125">
        <w:t xml:space="preserve">over an existing </w:t>
      </w:r>
      <w:r w:rsidR="00833317">
        <w:t>request.</w:t>
      </w:r>
    </w:p>
    <w:p w:rsidR="00BD788E" w:rsidP="002061A1" w:rsidRDefault="00096A9C" w14:paraId="39B0B7DE" w14:textId="011DCDCF">
      <w:r w:rsidRPr="00E050F1">
        <w:rPr>
          <w:b/>
          <w:bCs/>
        </w:rPr>
        <w:t>Actions</w:t>
      </w:r>
      <w:r w:rsidR="0067136A">
        <w:t>:</w:t>
      </w:r>
    </w:p>
    <w:p w:rsidR="0029571B" w:rsidP="00805587" w:rsidRDefault="00CA28AB" w14:paraId="56A47049" w14:textId="7DEAED7E">
      <w:r>
        <w:t>Once the request is approved, t</w:t>
      </w:r>
      <w:r w:rsidR="0067136A">
        <w:t>he SharePoint connector is utilized to create</w:t>
      </w:r>
      <w:r w:rsidR="0029571B">
        <w:t>,</w:t>
      </w:r>
      <w:r w:rsidR="0067136A">
        <w:t xml:space="preserve"> </w:t>
      </w:r>
      <w:r w:rsidR="00A43A17">
        <w:t>modify,</w:t>
      </w:r>
      <w:r w:rsidR="0067136A">
        <w:t xml:space="preserve"> </w:t>
      </w:r>
      <w:r w:rsidR="0029571B">
        <w:t xml:space="preserve">or cancel </w:t>
      </w:r>
      <w:r w:rsidR="0067136A">
        <w:t xml:space="preserve">an event in the Site’s Calendar </w:t>
      </w:r>
      <w:r w:rsidR="0029571B">
        <w:t xml:space="preserve">depending on </w:t>
      </w:r>
      <w:r>
        <w:t xml:space="preserve">“Request Status”. </w:t>
      </w:r>
    </w:p>
    <w:p w:rsidR="00A214DF" w:rsidP="00805587" w:rsidRDefault="00CE7049" w14:paraId="2B06C36E" w14:textId="77777777">
      <w:r>
        <w:rPr>
          <w:noProof/>
          <w:color w:val="2B579A"/>
          <w:shd w:val="clear" w:color="auto" w:fill="E6E6E6"/>
        </w:rPr>
        <mc:AlternateContent>
          <mc:Choice Requires="wpi">
            <w:drawing>
              <wp:anchor distT="0" distB="0" distL="114300" distR="114300" simplePos="0" relativeHeight="251658243" behindDoc="0" locked="0" layoutInCell="1" allowOverlap="1" wp14:anchorId="27BCB662" wp14:editId="78D8809A">
                <wp:simplePos x="0" y="0"/>
                <wp:positionH relativeFrom="column">
                  <wp:posOffset>2139650</wp:posOffset>
                </wp:positionH>
                <wp:positionV relativeFrom="paragraph">
                  <wp:posOffset>644880</wp:posOffset>
                </wp:positionV>
                <wp:extent cx="361440" cy="6840"/>
                <wp:effectExtent l="57150" t="95250" r="95885" b="127000"/>
                <wp:wrapNone/>
                <wp:docPr id="17" name="Ink 17"/>
                <wp:cNvGraphicFramePr/>
                <a:graphic xmlns:a="http://schemas.openxmlformats.org/drawingml/2006/main">
                  <a:graphicData uri="http://schemas.microsoft.com/office/word/2010/wordprocessingInk">
                    <w14:contentPart bwMode="auto" r:id="rId25">
                      <w14:nvContentPartPr>
                        <w14:cNvContentPartPr/>
                      </w14:nvContentPartPr>
                      <w14:xfrm>
                        <a:off x="0" y="0"/>
                        <a:ext cx="361440" cy="6840"/>
                      </w14:xfrm>
                    </w14:contentPart>
                  </a:graphicData>
                </a:graphic>
              </wp:anchor>
            </w:drawing>
          </mc:Choice>
          <mc:Fallback xmlns:a="http://schemas.openxmlformats.org/drawingml/2006/main" xmlns:pic="http://schemas.openxmlformats.org/drawingml/2006/picture" xmlns:arto="http://schemas.microsoft.com/office/word/2006/arto">
            <w:pict w14:anchorId="1C930785">
              <v:shape id="Ink 17" style="position:absolute;margin-left:163.55pt;margin-top:45.85pt;width:38.35pt;height:10.5pt;z-index:25165927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" w14:anchorId="7F9C5CFF">
                <v:imagedata o:title="" r:id="rId26"/>
              </v:shape>
            </w:pict>
          </mc:Fallback>
        </mc:AlternateContent>
      </w:r>
      <w:r w:rsidRPr="00CE7049">
        <w:rPr>
          <w:noProof/>
          <w:color w:val="2B579A"/>
          <w:shd w:val="clear" w:color="auto" w:fill="E6E6E6"/>
        </w:rPr>
        <w:drawing>
          <wp:inline distT="0" distB="0" distL="0" distR="0" wp14:anchorId="70E116F1" wp14:editId="063A1F34">
            <wp:extent cx="5162588" cy="254319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88" cy="2543194"/>
                    </a:xfrm>
                    <a:prstGeom prst="rect">
                      <a:avLst/>
                    </a:prstGeom>
                  </pic:spPr>
                </pic:pic>
              </a:graphicData>
            </a:graphic>
          </wp:inline>
        </w:drawing>
      </w:r>
    </w:p>
    <w:p w:rsidR="00A214DF" w:rsidP="00805587" w:rsidRDefault="00A214DF" w14:paraId="0FB248F0" w14:textId="77777777"/>
    <w:p w:rsidR="00F272EA" w:rsidP="00805587" w:rsidRDefault="00F272EA" w14:paraId="3C3D9C02" w14:textId="77777777"/>
    <w:p w:rsidR="00F272EA" w:rsidP="00805587" w:rsidRDefault="00F272EA" w14:paraId="0F15F67B" w14:textId="77777777">
      <w:pPr>
        <w:rPr>
          <w:ins w:author="Matias Rama" w:date="2020-09-24T09:37:00Z" w:id="18"/>
        </w:rPr>
      </w:pPr>
    </w:p>
    <w:p w:rsidR="002C3807" w:rsidP="00805587" w:rsidRDefault="002C3807" w14:paraId="4BC0C457" w14:textId="77777777">
      <w:pPr>
        <w:rPr>
          <w:ins w:author="Matias Rama" w:date="2020-09-24T09:37:00Z" w:id="19"/>
        </w:rPr>
      </w:pPr>
      <w:proofErr w:type="gramEnd"/>
    </w:p>
    <w:p w:rsidR="002C3807" w:rsidP="00805587" w:rsidRDefault="002C3807" w14:paraId="549B272F" w14:textId="77777777">
      <w:pPr>
        <w:rPr>
          <w:ins w:author="Matias Rama" w:date="2020-09-24T09:37:00Z" w:id="20"/>
        </w:rPr>
      </w:pPr>
      <w:proofErr w:type="gramStart"/>
    </w:p>
    <w:p w:rsidR="002C3807" w:rsidP="00805587" w:rsidRDefault="002C3807" w14:paraId="7B92EB00" w14:textId="77777777">
      <w:pPr>
        <w:rPr>
          <w:ins w:author="Matias Rama" w:date="2020-09-24T09:37:00Z" w:id="21"/>
        </w:rPr>
      </w:pPr>
    </w:p>
    <w:p w:rsidR="002C3807" w:rsidP="00805587" w:rsidRDefault="002C3807" w14:paraId="2D00BE29" w14:textId="77777777">
      <w:pPr>
        <w:rPr>
          <w:ins w:author="Matias Rama" w:date="2020-09-24T09:37:00Z" w:id="22"/>
        </w:rPr>
      </w:pPr>
    </w:p>
    <w:p w:rsidR="002C3807" w:rsidP="00805587" w:rsidRDefault="002C3807" w14:paraId="63DE31A7" w14:textId="77777777"/>
    <w:p w:rsidR="00E6211A" w:rsidP="001105A1" w:rsidRDefault="00E6211A" w14:paraId="27C45F47" w14:textId="77777777">
      <w:pPr>
        <w:pStyle w:val="Heading4"/>
      </w:pPr>
      <w:r>
        <w:t>Microsoft 365 Users</w:t>
      </w:r>
    </w:p>
    <w:p w:rsidR="008A51BF" w:rsidP="00805587" w:rsidRDefault="00F94741" w14:paraId="2F802A14" w14:textId="77777777">
      <w:r>
        <w:t xml:space="preserve">This connector </w:t>
      </w:r>
      <w:r w:rsidR="00F272EA">
        <w:t>is used to get the manager of the user</w:t>
      </w:r>
      <w:r w:rsidR="0037567F">
        <w:t xml:space="preserve"> that created or modified the item in SharePoint</w:t>
      </w:r>
      <w:r>
        <w:t xml:space="preserve"> and use in the approvals and notifications.</w:t>
      </w:r>
    </w:p>
    <w:p w:rsidR="008A51BF" w:rsidP="00805587" w:rsidRDefault="00C65930" w14:paraId="0907FF5E" w14:textId="480DEAE8">
      <w:r w:rsidR="00C65930">
        <w:drawing>
          <wp:inline wp14:editId="1BB5F796" wp14:anchorId="58F9A0DE">
            <wp:extent cx="5148300" cy="1252547"/>
            <wp:effectExtent l="0" t="0" r="0" b="5080"/>
            <wp:docPr id="21" name="Picture 21" title=""/>
            <wp:cNvGraphicFramePr>
              <a:graphicFrameLocks noChangeAspect="1"/>
            </wp:cNvGraphicFramePr>
            <a:graphic>
              <a:graphicData uri="http://schemas.openxmlformats.org/drawingml/2006/picture">
                <pic:pic>
                  <pic:nvPicPr>
                    <pic:cNvPr id="0" name="Picture 21"/>
                    <pic:cNvPicPr/>
                  </pic:nvPicPr>
                  <pic:blipFill>
                    <a:blip r:embed="R2a8749e08cd645c2">
                      <a:extLst>
                        <a:ext xmlns:a="http://schemas.openxmlformats.org/drawingml/2006/main" uri="{28A0092B-C50C-407E-A947-70E740481C1C}">
                          <a14:useLocalDpi val="0"/>
                        </a:ext>
                      </a:extLst>
                    </a:blip>
                    <a:stretch>
                      <a:fillRect/>
                    </a:stretch>
                  </pic:blipFill>
                  <pic:spPr>
                    <a:xfrm rot="0" flipH="0" flipV="0">
                      <a:off x="0" y="0"/>
                      <a:ext cx="5148300" cy="1252547"/>
                    </a:xfrm>
                    <a:prstGeom prst="rect">
                      <a:avLst/>
                    </a:prstGeom>
                  </pic:spPr>
                </pic:pic>
              </a:graphicData>
            </a:graphic>
          </wp:inline>
        </w:drawing>
      </w:r>
    </w:p>
    <w:p w:rsidR="00BC5612" w:rsidP="00805587" w:rsidRDefault="00BC5612" w14:paraId="068430F1" w14:textId="77777777"/>
    <w:p w:rsidR="008A51BF" w:rsidP="001105A1" w:rsidRDefault="00C65930" w14:paraId="247AC8FE" w14:textId="39D9CA1D">
      <w:pPr>
        <w:pStyle w:val="Heading4"/>
      </w:pPr>
      <w:r>
        <w:t>Outlook connector</w:t>
      </w:r>
    </w:p>
    <w:p w:rsidR="008A51BF" w:rsidP="00805587" w:rsidRDefault="0050687C" w14:paraId="47B18FE8" w14:textId="45AD869F">
      <w:r>
        <w:t xml:space="preserve">The Outlook connector is used to notify the different stakeholders </w:t>
      </w:r>
      <w:r w:rsidR="00E579C7">
        <w:t>of the various states of the Time Off requests.</w:t>
      </w:r>
    </w:p>
    <w:p w:rsidR="00E579C7" w:rsidP="00805587" w:rsidRDefault="00D617D4" w14:paraId="3248AC07" w14:textId="64ABBDB8">
      <w:r w:rsidR="00D617D4">
        <w:drawing>
          <wp:inline wp14:editId="31142CA3" wp14:anchorId="2B9A1BD4">
            <wp:extent cx="5219738" cy="2505093"/>
            <wp:effectExtent l="0" t="0" r="0" b="9525"/>
            <wp:docPr id="24" name="Picture 24" title=""/>
            <wp:cNvGraphicFramePr>
              <a:graphicFrameLocks noChangeAspect="1"/>
            </wp:cNvGraphicFramePr>
            <a:graphic>
              <a:graphicData uri="http://schemas.openxmlformats.org/drawingml/2006/picture">
                <pic:pic>
                  <pic:nvPicPr>
                    <pic:cNvPr id="0" name="Picture 24"/>
                    <pic:cNvPicPr/>
                  </pic:nvPicPr>
                  <pic:blipFill>
                    <a:blip r:embed="R0a3446baf0334347">
                      <a:extLst>
                        <a:ext xmlns:a="http://schemas.openxmlformats.org/drawingml/2006/main" uri="{28A0092B-C50C-407E-A947-70E740481C1C}">
                          <a14:useLocalDpi val="0"/>
                        </a:ext>
                      </a:extLst>
                    </a:blip>
                    <a:stretch>
                      <a:fillRect/>
                    </a:stretch>
                  </pic:blipFill>
                  <pic:spPr>
                    <a:xfrm rot="0" flipH="0" flipV="0">
                      <a:off x="0" y="0"/>
                      <a:ext cx="5219738" cy="2505093"/>
                    </a:xfrm>
                    <a:prstGeom prst="rect">
                      <a:avLst/>
                    </a:prstGeom>
                  </pic:spPr>
                </pic:pic>
              </a:graphicData>
            </a:graphic>
          </wp:inline>
        </w:drawing>
      </w:r>
    </w:p>
    <w:p w:rsidR="00E579C7" w:rsidP="00805587" w:rsidRDefault="00E579C7" w14:paraId="7212A0E8" w14:textId="77777777"/>
    <w:p w:rsidRPr="001105A1" w:rsidR="00BA57E2" w:rsidP="001105A1" w:rsidRDefault="00BA57E2" w14:paraId="59DAAA52" w14:textId="62F55E3C">
      <w:pPr>
        <w:pStyle w:val="Heading4"/>
      </w:pPr>
      <w:r w:rsidRPr="001105A1">
        <w:t>Approvals Connector</w:t>
      </w:r>
    </w:p>
    <w:p w:rsidR="00BA57E2" w:rsidP="00805587" w:rsidRDefault="00BA57E2" w14:paraId="2C7DF735" w14:textId="04210B05">
      <w:r>
        <w:t>With this connector we will start an approval process</w:t>
      </w:r>
      <w:r w:rsidR="009438F4">
        <w:t>, send the request to the Manager, and wait for the manager to respond.</w:t>
      </w:r>
      <w:r w:rsidR="003073D7">
        <w:t xml:space="preserve"> Once Power Automate captures the response from the manager, it will use a condition control to </w:t>
      </w:r>
      <w:r w:rsidR="001105A1">
        <w:t>direct the flow to the next step.</w:t>
      </w:r>
    </w:p>
    <w:p w:rsidR="001105A1" w:rsidP="00805587" w:rsidRDefault="001105A1" w14:paraId="47AFFDCE" w14:textId="77777777"/>
    <w:p w:rsidR="001105A1" w:rsidP="00805587" w:rsidRDefault="001105A1" w14:paraId="731F31A9" w14:textId="66651ADB">
      <w:r w:rsidR="001105A1">
        <w:drawing>
          <wp:inline wp14:editId="1EF106A5" wp14:anchorId="4FC43406">
            <wp:extent cx="5153064" cy="2767033"/>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6cb270e25c734431">
                      <a:extLst>
                        <a:ext xmlns:a="http://schemas.openxmlformats.org/drawingml/2006/main" uri="{28A0092B-C50C-407E-A947-70E740481C1C}">
                          <a14:useLocalDpi val="0"/>
                        </a:ext>
                      </a:extLst>
                    </a:blip>
                    <a:stretch>
                      <a:fillRect/>
                    </a:stretch>
                  </pic:blipFill>
                  <pic:spPr>
                    <a:xfrm rot="0" flipH="0" flipV="0">
                      <a:off x="0" y="0"/>
                      <a:ext cx="5153064" cy="2767033"/>
                    </a:xfrm>
                    <a:prstGeom prst="rect">
                      <a:avLst/>
                    </a:prstGeom>
                  </pic:spPr>
                </pic:pic>
              </a:graphicData>
            </a:graphic>
          </wp:inline>
        </w:drawing>
      </w:r>
    </w:p>
    <w:p w:rsidR="001105A1" w:rsidP="00805587" w:rsidRDefault="001105A1" w14:paraId="15CD779A" w14:textId="77777777"/>
    <w:p w:rsidR="001105A1" w:rsidP="005F6DC6" w:rsidRDefault="001105A1" w14:paraId="1F087FCD" w14:textId="20389006">
      <w:pPr>
        <w:pStyle w:val="Heading1"/>
      </w:pPr>
      <w:bookmarkStart w:name="_Toc46499259" w:id="23"/>
      <w:r>
        <w:t xml:space="preserve">Power Automate Flow </w:t>
      </w:r>
      <w:r w:rsidR="005F6DC6">
        <w:t>deployment</w:t>
      </w:r>
      <w:bookmarkEnd w:id="23"/>
    </w:p>
    <w:p w:rsidRPr="00F57213" w:rsidR="00F57213" w:rsidP="00F57213" w:rsidRDefault="00F57213" w14:paraId="2FDD1845" w14:textId="495B3A39">
      <w:pPr>
        <w:pStyle w:val="Heading2"/>
      </w:pPr>
      <w:bookmarkStart w:name="_Toc46499260" w:id="24"/>
      <w:r>
        <w:t>Import Package</w:t>
      </w:r>
      <w:bookmarkEnd w:id="24"/>
    </w:p>
    <w:p w:rsidR="00851EF4" w:rsidP="008615C8" w:rsidRDefault="005F6DC6" w14:paraId="1AE7FE9D" w14:textId="4752C1BA">
      <w:pPr>
        <w:pStyle w:val="ListParagraph"/>
        <w:numPr>
          <w:ilvl w:val="0"/>
          <w:numId w:val="23"/>
        </w:numPr>
      </w:pPr>
      <w:r>
        <w:t>Open a</w:t>
      </w:r>
      <w:r w:rsidR="00851EF4">
        <w:t>n internet</w:t>
      </w:r>
      <w:r>
        <w:t xml:space="preserve"> browser and go to </w:t>
      </w:r>
      <w:hyperlink w:history="1" r:id="rId31">
        <w:r w:rsidRPr="00FB7A67">
          <w:rPr>
            <w:rStyle w:val="Hyperlink"/>
          </w:rPr>
          <w:t>https://flow.microsoft.com</w:t>
        </w:r>
      </w:hyperlink>
    </w:p>
    <w:p w:rsidR="005F6DC6" w:rsidP="005F6DC6" w:rsidRDefault="0089286C" w14:paraId="0D4A2F11" w14:textId="3C49816E">
      <w:pPr>
        <w:pStyle w:val="ListParagraph"/>
        <w:numPr>
          <w:ilvl w:val="0"/>
          <w:numId w:val="23"/>
        </w:numPr>
      </w:pPr>
      <w:r>
        <w:rPr>
          <w:noProof/>
          <w:color w:val="2B579A"/>
          <w:shd w:val="clear" w:color="auto" w:fill="E6E6E6"/>
        </w:rPr>
        <mc:AlternateContent>
          <mc:Choice Requires="wps">
            <w:drawing>
              <wp:anchor distT="0" distB="0" distL="114300" distR="114300" simplePos="0" relativeHeight="251658244" behindDoc="0" locked="0" layoutInCell="1" allowOverlap="1" wp14:anchorId="46CFD8A9" wp14:editId="36A2716F">
                <wp:simplePos x="0" y="0"/>
                <wp:positionH relativeFrom="column">
                  <wp:posOffset>4946015</wp:posOffset>
                </wp:positionH>
                <wp:positionV relativeFrom="paragraph">
                  <wp:posOffset>138430</wp:posOffset>
                </wp:positionV>
                <wp:extent cx="304800" cy="558800"/>
                <wp:effectExtent l="76200" t="19050" r="19050" b="0"/>
                <wp:wrapNone/>
                <wp:docPr id="27" name="Arrow: Down 27"/>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64463AD3">
              <v:shapetype id="_x0000_t67" coordsize="21600,21600" o:spt="67" adj="16200,5400" path="m0@0l@1@0@1,0@2,0@2@0,21600@0,10800,21600xe" w14:anchorId="320D956C">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7" style="position:absolute;margin-left:389.45pt;margin-top:10.9pt;width:24pt;height:44pt;rotation:1970341fd;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"/>
            </w:pict>
          </mc:Fallback>
        </mc:AlternateContent>
      </w:r>
      <w:r w:rsidR="008615C8">
        <w:t>Sign in</w:t>
      </w:r>
      <w:r w:rsidR="005F6DC6">
        <w:t xml:space="preserve"> with the </w:t>
      </w:r>
      <w:r w:rsidR="00851EF4">
        <w:t>credentials provided by the trainer</w:t>
      </w:r>
      <w:r>
        <w:t>:</w:t>
      </w:r>
    </w:p>
    <w:p w:rsidR="0089286C" w:rsidP="0089286C" w:rsidRDefault="0089286C" w14:paraId="2D72460E" w14:textId="72806D55"/>
    <w:p w:rsidR="008615C8" w:rsidP="008615C8" w:rsidRDefault="0089286C" w14:paraId="45D2447B" w14:textId="25C8BF0B">
      <w:r w:rsidRPr="0089286C">
        <w:rPr>
          <w:noProof/>
          <w:color w:val="2B579A"/>
          <w:shd w:val="clear" w:color="auto" w:fill="E6E6E6"/>
        </w:rPr>
        <w:drawing>
          <wp:inline distT="0" distB="0" distL="0" distR="0" wp14:anchorId="12CF9727" wp14:editId="74EC546E">
            <wp:extent cx="5943600" cy="601980"/>
            <wp:effectExtent l="19050" t="19050" r="1905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1980"/>
                    </a:xfrm>
                    <a:prstGeom prst="rect">
                      <a:avLst/>
                    </a:prstGeom>
                    <a:ln>
                      <a:solidFill>
                        <a:schemeClr val="tx1"/>
                      </a:solidFill>
                    </a:ln>
                  </pic:spPr>
                </pic:pic>
              </a:graphicData>
            </a:graphic>
          </wp:inline>
        </w:drawing>
      </w:r>
    </w:p>
    <w:p w:rsidR="008615C8" w:rsidP="00163161" w:rsidRDefault="00163161" w14:paraId="71C3C433" w14:textId="253738BF">
      <w:pPr>
        <w:jc w:val="center"/>
        <w:rPr>
          <w:noProof/>
        </w:rPr>
      </w:pPr>
      <w:r>
        <w:rPr>
          <w:noProof/>
          <w:color w:val="2B579A"/>
          <w:shd w:val="clear" w:color="auto" w:fill="E6E6E6"/>
        </w:rPr>
        <mc:AlternateContent>
          <mc:Choice Requires="wps">
            <w:drawing>
              <wp:anchor distT="0" distB="0" distL="114300" distR="114300" simplePos="0" relativeHeight="251658248" behindDoc="0" locked="0" layoutInCell="1" allowOverlap="1" wp14:anchorId="5288B9D9" wp14:editId="702A6E76">
                <wp:simplePos x="0" y="0"/>
                <wp:positionH relativeFrom="column">
                  <wp:posOffset>4806950</wp:posOffset>
                </wp:positionH>
                <wp:positionV relativeFrom="paragraph">
                  <wp:posOffset>1111250</wp:posOffset>
                </wp:positionV>
                <wp:extent cx="304800" cy="558800"/>
                <wp:effectExtent l="76200" t="19050" r="19050" b="0"/>
                <wp:wrapNone/>
                <wp:docPr id="780426753" name="Arrow: Down 780426753"/>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683A64BA">
              <v:shape id="Arrow: Down 780426753" style="position:absolute;margin-left:378.5pt;margin-top:87.5pt;width:24pt;height:44pt;rotation:1970341fd;z-index:251667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" w14:anchorId="72EB0899"/>
            </w:pict>
          </mc:Fallback>
        </mc:AlternateContent>
      </w:r>
      <w:r>
        <w:rPr>
          <w:noProof/>
          <w:color w:val="2B579A"/>
          <w:shd w:val="clear" w:color="auto" w:fill="E6E6E6"/>
        </w:rPr>
        <mc:AlternateContent>
          <mc:Choice Requires="wps">
            <w:drawing>
              <wp:anchor distT="0" distB="0" distL="114300" distR="114300" simplePos="0" relativeHeight="251658247" behindDoc="0" locked="0" layoutInCell="1" allowOverlap="1" wp14:anchorId="65AB40D5" wp14:editId="1F5ACCF1">
                <wp:simplePos x="0" y="0"/>
                <wp:positionH relativeFrom="column">
                  <wp:posOffset>2463801</wp:posOffset>
                </wp:positionH>
                <wp:positionV relativeFrom="paragraph">
                  <wp:posOffset>1149351</wp:posOffset>
                </wp:positionV>
                <wp:extent cx="304800" cy="558800"/>
                <wp:effectExtent l="76200" t="19050" r="19050" b="0"/>
                <wp:wrapNone/>
                <wp:docPr id="780426752" name="Arrow: Down 780426752"/>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099D89C7">
              <v:shape id="Arrow: Down 780426752" style="position:absolute;margin-left:194pt;margin-top:90.5pt;width:24pt;height:44pt;rotation:1970341fd;z-index:251665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" w14:anchorId="10D0FA2D"/>
            </w:pict>
          </mc:Fallback>
        </mc:AlternateContent>
      </w:r>
      <w:r>
        <w:rPr>
          <w:noProof/>
          <w:color w:val="2B579A"/>
          <w:shd w:val="clear" w:color="auto" w:fill="E6E6E6"/>
        </w:rPr>
        <mc:AlternateContent>
          <mc:Choice Requires="wps">
            <w:drawing>
              <wp:anchor distT="0" distB="0" distL="114300" distR="114300" simplePos="0" relativeHeight="251658246" behindDoc="0" locked="0" layoutInCell="1" allowOverlap="1" wp14:anchorId="0D89F51B" wp14:editId="5DB847B9">
                <wp:simplePos x="0" y="0"/>
                <wp:positionH relativeFrom="column">
                  <wp:posOffset>3346450</wp:posOffset>
                </wp:positionH>
                <wp:positionV relativeFrom="paragraph">
                  <wp:posOffset>603250</wp:posOffset>
                </wp:positionV>
                <wp:extent cx="615950" cy="0"/>
                <wp:effectExtent l="0" t="38100" r="50800" b="38100"/>
                <wp:wrapNone/>
                <wp:docPr id="31" name="Straight Connector 31"/>
                <wp:cNvGraphicFramePr/>
                <a:graphic xmlns:a="http://schemas.openxmlformats.org/drawingml/2006/main">
                  <a:graphicData uri="http://schemas.microsoft.com/office/word/2010/wordprocessingShape">
                    <wps:wsp>
                      <wps:cNvCnPr/>
                      <wps:spPr>
                        <a:xfrm>
                          <a:off x="0" y="0"/>
                          <a:ext cx="615950" cy="0"/>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029706F3">
              <v:line id="Straight Connector 31" style="position:absolute;z-index:251663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6pt" from="263.5pt,47.5pt" to="312pt,47.5pt" w14:anchorId="2E68A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">
                <v:stroke joinstyle="miter"/>
              </v:line>
            </w:pict>
          </mc:Fallback>
        </mc:AlternateContent>
      </w:r>
      <w:r w:rsidR="00D600AF">
        <w:rPr>
          <w:noProof/>
          <w:color w:val="2B579A"/>
          <w:shd w:val="clear" w:color="auto" w:fill="E6E6E6"/>
        </w:rPr>
        <mc:AlternateContent>
          <mc:Choice Requires="wps">
            <w:drawing>
              <wp:anchor distT="0" distB="0" distL="114300" distR="114300" simplePos="0" relativeHeight="251658245" behindDoc="0" locked="0" layoutInCell="1" allowOverlap="1" wp14:anchorId="7D2D4A87" wp14:editId="09AAF8D3">
                <wp:simplePos x="0" y="0"/>
                <wp:positionH relativeFrom="column">
                  <wp:posOffset>857250</wp:posOffset>
                </wp:positionH>
                <wp:positionV relativeFrom="paragraph">
                  <wp:posOffset>787400</wp:posOffset>
                </wp:positionV>
                <wp:extent cx="603250" cy="0"/>
                <wp:effectExtent l="0" t="38100" r="44450" b="38100"/>
                <wp:wrapNone/>
                <wp:docPr id="30" name="Straight Connector 30"/>
                <wp:cNvGraphicFramePr/>
                <a:graphic xmlns:a="http://schemas.openxmlformats.org/drawingml/2006/main">
                  <a:graphicData uri="http://schemas.microsoft.com/office/word/2010/wordprocessingShape">
                    <wps:wsp>
                      <wps:cNvCnPr/>
                      <wps:spPr>
                        <a:xfrm>
                          <a:off x="0" y="0"/>
                          <a:ext cx="603250" cy="0"/>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188B0C63">
              <v:line id="Straight Connector 30" style="position:absolute;z-index:251661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6pt" from="67.5pt,62pt" to="115pt,62pt" w14:anchorId="4103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">
                <v:stroke joinstyle="miter"/>
              </v:line>
            </w:pict>
          </mc:Fallback>
        </mc:AlternateContent>
      </w:r>
      <w:r w:rsidRPr="006068E1" w:rsidR="006068E1">
        <w:rPr>
          <w:noProof/>
          <w:color w:val="2B579A"/>
          <w:shd w:val="clear" w:color="auto" w:fill="E6E6E6"/>
        </w:rPr>
        <w:drawing>
          <wp:inline distT="0" distB="0" distL="0" distR="0" wp14:anchorId="6C991C07" wp14:editId="3F3DF4AB">
            <wp:extent cx="2394464" cy="20383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9540" cy="2042671"/>
                    </a:xfrm>
                    <a:prstGeom prst="rect">
                      <a:avLst/>
                    </a:prstGeom>
                  </pic:spPr>
                </pic:pic>
              </a:graphicData>
            </a:graphic>
          </wp:inline>
        </w:drawing>
      </w:r>
      <w:r w:rsidRPr="00C96D53" w:rsidR="00C96D53">
        <w:rPr>
          <w:noProof/>
          <w:color w:val="2B579A"/>
          <w:shd w:val="clear" w:color="auto" w:fill="E6E6E6"/>
        </w:rPr>
        <w:drawing>
          <wp:inline distT="0" distB="0" distL="0" distR="0" wp14:anchorId="3EBD79E1" wp14:editId="19FDF033">
            <wp:extent cx="2349500" cy="2038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1254" cy="2057864"/>
                    </a:xfrm>
                    <a:prstGeom prst="rect">
                      <a:avLst/>
                    </a:prstGeom>
                  </pic:spPr>
                </pic:pic>
              </a:graphicData>
            </a:graphic>
          </wp:inline>
        </w:drawing>
      </w:r>
    </w:p>
    <w:p w:rsidR="00163161" w:rsidP="008615C8" w:rsidRDefault="00163161" w14:paraId="1913FD41" w14:textId="77777777">
      <w:pPr>
        <w:rPr>
          <w:noProof/>
        </w:rPr>
      </w:pPr>
    </w:p>
    <w:p w:rsidR="00163161" w:rsidP="008615C8" w:rsidRDefault="00163161" w14:paraId="515CDDD4" w14:textId="77777777"/>
    <w:p w:rsidR="00851EF4" w:rsidP="005F6DC6" w:rsidRDefault="008D5B92" w14:paraId="1120A053" w14:textId="4A083E0D">
      <w:pPr>
        <w:pStyle w:val="ListParagraph"/>
        <w:numPr>
          <w:ilvl w:val="0"/>
          <w:numId w:val="23"/>
        </w:numPr>
      </w:pPr>
      <w:r>
        <w:t>Once Authenticated. Go to “My flows” on the left menu bar:</w:t>
      </w:r>
    </w:p>
    <w:p w:rsidR="008D5B92" w:rsidP="008D5B92" w:rsidRDefault="008D5B92" w14:paraId="1B200371" w14:textId="77777777">
      <w:pPr>
        <w:pStyle w:val="ListParagraph"/>
      </w:pPr>
    </w:p>
    <w:p w:rsidR="008D5B92" w:rsidP="008D5B92" w:rsidRDefault="008D5B92" w14:paraId="098EBC16" w14:textId="4B2D73E2">
      <w:pPr>
        <w:pStyle w:val="ListParagraph"/>
      </w:pPr>
      <w:r>
        <w:rPr>
          <w:noProof/>
          <w:color w:val="2B579A"/>
          <w:shd w:val="clear" w:color="auto" w:fill="E6E6E6"/>
        </w:rPr>
        <mc:AlternateContent>
          <mc:Choice Requires="wps">
            <w:drawing>
              <wp:anchor distT="0" distB="0" distL="114300" distR="114300" simplePos="0" relativeHeight="251658249" behindDoc="0" locked="0" layoutInCell="1" allowOverlap="1" wp14:anchorId="29C385D6" wp14:editId="7A6EFCA6">
                <wp:simplePos x="0" y="0"/>
                <wp:positionH relativeFrom="column">
                  <wp:posOffset>1282700</wp:posOffset>
                </wp:positionH>
                <wp:positionV relativeFrom="paragraph">
                  <wp:posOffset>1184909</wp:posOffset>
                </wp:positionV>
                <wp:extent cx="304800" cy="558800"/>
                <wp:effectExtent l="76200" t="19050" r="19050" b="0"/>
                <wp:wrapNone/>
                <wp:docPr id="780426755" name="Arrow: Down 780426755"/>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58668E15">
              <v:shape id="Arrow: Down 780426755" style="position:absolute;margin-left:101pt;margin-top:93.3pt;width:24pt;height:44pt;rotation:1970341fd;z-index:251669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" w14:anchorId="2F3BCC74"/>
            </w:pict>
          </mc:Fallback>
        </mc:AlternateContent>
      </w:r>
      <w:r w:rsidRPr="008D5B92">
        <w:rPr>
          <w:noProof/>
          <w:color w:val="2B579A"/>
          <w:shd w:val="clear" w:color="auto" w:fill="E6E6E6"/>
        </w:rPr>
        <w:drawing>
          <wp:inline distT="0" distB="0" distL="0" distR="0" wp14:anchorId="305FF1B8" wp14:editId="089A26C8">
            <wp:extent cx="3071835" cy="4352957"/>
            <wp:effectExtent l="19050" t="19050" r="14605" b="9525"/>
            <wp:docPr id="780426754" name="Picture 78042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1835" cy="4352957"/>
                    </a:xfrm>
                    <a:prstGeom prst="rect">
                      <a:avLst/>
                    </a:prstGeom>
                    <a:ln>
                      <a:solidFill>
                        <a:schemeClr val="tx1"/>
                      </a:solidFill>
                    </a:ln>
                  </pic:spPr>
                </pic:pic>
              </a:graphicData>
            </a:graphic>
          </wp:inline>
        </w:drawing>
      </w:r>
    </w:p>
    <w:p w:rsidR="008D5B92" w:rsidP="008D5B92" w:rsidRDefault="008D5B92" w14:paraId="39F387B8" w14:textId="77777777">
      <w:pPr>
        <w:pStyle w:val="ListParagraph"/>
      </w:pPr>
    </w:p>
    <w:p w:rsidR="008D5B92" w:rsidP="008D5B92" w:rsidRDefault="00644949" w14:paraId="469C6DD1" w14:textId="66E17D1B">
      <w:pPr>
        <w:pStyle w:val="ListParagraph"/>
        <w:numPr>
          <w:ilvl w:val="0"/>
          <w:numId w:val="23"/>
        </w:numPr>
      </w:pPr>
      <w:r>
        <w:t>Next click on Import on the menu bar:</w:t>
      </w:r>
    </w:p>
    <w:p w:rsidR="00644949" w:rsidP="00644949" w:rsidRDefault="00ED57D7" w14:paraId="2572B786" w14:textId="73896BDE">
      <w:r>
        <w:rPr>
          <w:noProof/>
          <w:color w:val="2B579A"/>
          <w:shd w:val="clear" w:color="auto" w:fill="E6E6E6"/>
        </w:rPr>
        <mc:AlternateContent>
          <mc:Choice Requires="wps">
            <w:drawing>
              <wp:anchor distT="0" distB="0" distL="114300" distR="114300" simplePos="0" relativeHeight="251658250" behindDoc="0" locked="0" layoutInCell="1" allowOverlap="1" wp14:anchorId="059C762A" wp14:editId="44DD7722">
                <wp:simplePos x="0" y="0"/>
                <wp:positionH relativeFrom="column">
                  <wp:posOffset>3213100</wp:posOffset>
                </wp:positionH>
                <wp:positionV relativeFrom="paragraph">
                  <wp:posOffset>28575</wp:posOffset>
                </wp:positionV>
                <wp:extent cx="304800" cy="558800"/>
                <wp:effectExtent l="76200" t="19050" r="19050" b="0"/>
                <wp:wrapNone/>
                <wp:docPr id="780426757" name="Arrow: Down 780426757"/>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78A726B0">
              <v:shape id="Arrow: Down 780426757" style="position:absolute;margin-left:253pt;margin-top:2.25pt;width:24pt;height:44pt;rotation:1970341fd;z-index:251671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" w14:anchorId="60A75E70"/>
            </w:pict>
          </mc:Fallback>
        </mc:AlternateContent>
      </w:r>
      <w:r w:rsidRPr="00ED57D7">
        <w:rPr>
          <w:noProof/>
          <w:color w:val="2B579A"/>
          <w:shd w:val="clear" w:color="auto" w:fill="E6E6E6"/>
        </w:rPr>
        <w:drawing>
          <wp:inline distT="0" distB="0" distL="0" distR="0" wp14:anchorId="41BE0929" wp14:editId="5AA0F1ED">
            <wp:extent cx="5443577" cy="2505093"/>
            <wp:effectExtent l="19050" t="19050" r="24130" b="9525"/>
            <wp:docPr id="780426756" name="Picture 78042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3577" cy="2505093"/>
                    </a:xfrm>
                    <a:prstGeom prst="rect">
                      <a:avLst/>
                    </a:prstGeom>
                    <a:ln>
                      <a:solidFill>
                        <a:schemeClr val="tx1"/>
                      </a:solidFill>
                    </a:ln>
                  </pic:spPr>
                </pic:pic>
              </a:graphicData>
            </a:graphic>
          </wp:inline>
        </w:drawing>
      </w:r>
    </w:p>
    <w:p w:rsidR="00ED57D7" w:rsidP="00644949" w:rsidRDefault="00ED57D7" w14:paraId="76A43E13" w14:textId="77777777"/>
    <w:p w:rsidR="00ED57D7" w:rsidP="00ED57D7" w:rsidRDefault="00ED57D7" w14:paraId="1EC7D73B" w14:textId="52C9C71F">
      <w:pPr>
        <w:pStyle w:val="ListParagraph"/>
        <w:numPr>
          <w:ilvl w:val="0"/>
          <w:numId w:val="23"/>
        </w:numPr>
      </w:pPr>
      <w:r>
        <w:t>On the next screen</w:t>
      </w:r>
      <w:r w:rsidR="00F71D9F">
        <w:t xml:space="preserve"> select the upload button and browse for the Power Automate Sample ZIP file.</w:t>
      </w:r>
    </w:p>
    <w:p w:rsidR="00F71D9F" w:rsidP="00F71D9F" w:rsidRDefault="00D17385" w14:paraId="7DD713FF" w14:textId="2405CA5E">
      <w:r>
        <w:rPr>
          <w:noProof/>
          <w:color w:val="2B579A"/>
          <w:shd w:val="clear" w:color="auto" w:fill="E6E6E6"/>
        </w:rPr>
        <mc:AlternateContent>
          <mc:Choice Requires="wps">
            <w:drawing>
              <wp:anchor distT="0" distB="0" distL="114300" distR="114300" simplePos="0" relativeHeight="251658252" behindDoc="0" locked="0" layoutInCell="1" allowOverlap="1" wp14:anchorId="0D31318C" wp14:editId="6940C4F2">
                <wp:simplePos x="0" y="0"/>
                <wp:positionH relativeFrom="column">
                  <wp:posOffset>3625850</wp:posOffset>
                </wp:positionH>
                <wp:positionV relativeFrom="paragraph">
                  <wp:posOffset>1902461</wp:posOffset>
                </wp:positionV>
                <wp:extent cx="304800" cy="558800"/>
                <wp:effectExtent l="76200" t="19050" r="19050" b="0"/>
                <wp:wrapNone/>
                <wp:docPr id="780426764" name="Arrow: Down 780426764"/>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6BDDFB05">
              <v:shape id="Arrow: Down 780426764" style="position:absolute;margin-left:285.5pt;margin-top:149.8pt;width:24pt;height:44pt;rotation:1970341fd;z-index:251675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" w14:anchorId="3C708A8E"/>
            </w:pict>
          </mc:Fallback>
        </mc:AlternateContent>
      </w:r>
      <w:r>
        <w:rPr>
          <w:noProof/>
          <w:color w:val="2B579A"/>
          <w:shd w:val="clear" w:color="auto" w:fill="E6E6E6"/>
        </w:rPr>
        <mc:AlternateContent>
          <mc:Choice Requires="wps">
            <w:drawing>
              <wp:anchor distT="0" distB="0" distL="114300" distR="114300" simplePos="0" relativeHeight="251658251" behindDoc="0" locked="0" layoutInCell="1" allowOverlap="1" wp14:anchorId="3AE6E867" wp14:editId="2874CDBE">
                <wp:simplePos x="0" y="0"/>
                <wp:positionH relativeFrom="column">
                  <wp:posOffset>5556250</wp:posOffset>
                </wp:positionH>
                <wp:positionV relativeFrom="paragraph">
                  <wp:posOffset>264160</wp:posOffset>
                </wp:positionV>
                <wp:extent cx="304800" cy="558800"/>
                <wp:effectExtent l="76200" t="19050" r="19050" b="0"/>
                <wp:wrapNone/>
                <wp:docPr id="780426763" name="Arrow: Down 780426763"/>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017918A8">
              <v:shape id="Arrow: Down 780426763" style="position:absolute;margin-left:437.5pt;margin-top:20.8pt;width:24pt;height:44pt;rotation:1970341fd;z-index:251673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" w14:anchorId="4EFE6DA6"/>
            </w:pict>
          </mc:Fallback>
        </mc:AlternateContent>
      </w:r>
      <w:r w:rsidRPr="004C1350" w:rsidR="004C1350">
        <w:rPr>
          <w:noProof/>
          <w:color w:val="2B579A"/>
          <w:shd w:val="clear" w:color="auto" w:fill="E6E6E6"/>
        </w:rPr>
        <w:drawing>
          <wp:inline distT="0" distB="0" distL="0" distR="0" wp14:anchorId="7D7635BA" wp14:editId="5656A192">
            <wp:extent cx="5943600" cy="2576195"/>
            <wp:effectExtent l="0" t="0" r="0" b="0"/>
            <wp:docPr id="780426758" name="Picture 7804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6195"/>
                    </a:xfrm>
                    <a:prstGeom prst="rect">
                      <a:avLst/>
                    </a:prstGeom>
                  </pic:spPr>
                </pic:pic>
              </a:graphicData>
            </a:graphic>
          </wp:inline>
        </w:drawing>
      </w:r>
    </w:p>
    <w:p w:rsidR="004C1350" w:rsidP="00110C43" w:rsidRDefault="004C1350" w14:paraId="7D1B5AF7" w14:textId="0C9B9FD2">
      <w:pPr>
        <w:pStyle w:val="ListParagraph"/>
        <w:numPr>
          <w:ilvl w:val="0"/>
          <w:numId w:val="23"/>
        </w:numPr>
      </w:pPr>
      <w:r>
        <w:t xml:space="preserve">Click open and </w:t>
      </w:r>
      <w:r w:rsidR="00110C43">
        <w:t>wait for the Power Automate definition to load. The upload will be disabled while is working:</w:t>
      </w:r>
    </w:p>
    <w:p w:rsidR="00110C43" w:rsidP="00110C43" w:rsidRDefault="00110C43" w14:paraId="73A94CB1" w14:textId="3A864C9A">
      <w:pPr>
        <w:jc w:val="center"/>
      </w:pPr>
      <w:r w:rsidR="00110C43">
        <w:drawing>
          <wp:inline wp14:editId="23176F11" wp14:anchorId="57BBFDB7">
            <wp:extent cx="1657362" cy="962032"/>
            <wp:effectExtent l="0" t="0" r="0" b="9525"/>
            <wp:docPr id="780426759" name="Picture 780426759" title=""/>
            <wp:cNvGraphicFramePr>
              <a:graphicFrameLocks noChangeAspect="1"/>
            </wp:cNvGraphicFramePr>
            <a:graphic>
              <a:graphicData uri="http://schemas.openxmlformats.org/drawingml/2006/picture">
                <pic:pic>
                  <pic:nvPicPr>
                    <pic:cNvPr id="0" name="Picture 780426759"/>
                    <pic:cNvPicPr/>
                  </pic:nvPicPr>
                  <pic:blipFill>
                    <a:blip r:embed="R5240737ad645436f">
                      <a:extLst>
                        <a:ext xmlns:a="http://schemas.openxmlformats.org/drawingml/2006/main" uri="{28A0092B-C50C-407E-A947-70E740481C1C}">
                          <a14:useLocalDpi val="0"/>
                        </a:ext>
                      </a:extLst>
                    </a:blip>
                    <a:stretch>
                      <a:fillRect/>
                    </a:stretch>
                  </pic:blipFill>
                  <pic:spPr>
                    <a:xfrm rot="0" flipH="0" flipV="0">
                      <a:off x="0" y="0"/>
                      <a:ext cx="1657362" cy="962032"/>
                    </a:xfrm>
                    <a:prstGeom prst="rect">
                      <a:avLst/>
                    </a:prstGeom>
                  </pic:spPr>
                </pic:pic>
              </a:graphicData>
            </a:graphic>
          </wp:inline>
        </w:drawing>
      </w:r>
    </w:p>
    <w:p w:rsidR="00110C43" w:rsidP="00110C43" w:rsidRDefault="00110C43" w14:paraId="71791460" w14:textId="453BFFDC">
      <w:pPr>
        <w:jc w:val="center"/>
      </w:pPr>
    </w:p>
    <w:p w:rsidR="00B30D71" w:rsidP="00E9109E" w:rsidRDefault="00E9109E" w14:paraId="1D26CD32" w14:textId="77777777">
      <w:pPr>
        <w:pStyle w:val="ListParagraph"/>
        <w:numPr>
          <w:ilvl w:val="0"/>
          <w:numId w:val="23"/>
        </w:numPr>
      </w:pPr>
      <w:r>
        <w:t>Once the Import package page has finished loading, change each of the connectors with red warnings</w:t>
      </w:r>
      <w:r w:rsidR="00D17385">
        <w:t>. For each</w:t>
      </w:r>
      <w:r w:rsidR="00B30D71">
        <w:t xml:space="preserve"> </w:t>
      </w:r>
      <w:r w:rsidR="00D17385">
        <w:t>of them</w:t>
      </w:r>
      <w:r w:rsidR="00B30D71">
        <w:t>:</w:t>
      </w:r>
    </w:p>
    <w:p w:rsidR="00110C43" w:rsidP="00B30D71" w:rsidRDefault="00B30D71" w14:paraId="213B492F" w14:textId="03F03108">
      <w:pPr>
        <w:pStyle w:val="ListParagraph"/>
        <w:numPr>
          <w:ilvl w:val="1"/>
          <w:numId w:val="23"/>
        </w:numPr>
      </w:pPr>
      <w:r>
        <w:t>O</w:t>
      </w:r>
      <w:r w:rsidR="00D17385">
        <w:t>pen the link “Select during import”</w:t>
      </w:r>
      <w:r w:rsidR="00E9109E">
        <w:t>:</w:t>
      </w:r>
    </w:p>
    <w:p w:rsidR="00D17385" w:rsidP="00D17385" w:rsidRDefault="00D17385" w14:paraId="05471571" w14:textId="0F884FCD">
      <w:r>
        <w:rPr>
          <w:noProof/>
          <w:color w:val="2B579A"/>
          <w:shd w:val="clear" w:color="auto" w:fill="E6E6E6"/>
        </w:rPr>
        <mc:AlternateContent>
          <mc:Choice Requires="wps">
            <w:drawing>
              <wp:anchor distT="0" distB="0" distL="114300" distR="114300" simplePos="0" relativeHeight="251658253" behindDoc="0" locked="0" layoutInCell="1" allowOverlap="1" wp14:anchorId="7B947477" wp14:editId="6DE81F7B">
                <wp:simplePos x="0" y="0"/>
                <wp:positionH relativeFrom="column">
                  <wp:posOffset>5270499</wp:posOffset>
                </wp:positionH>
                <wp:positionV relativeFrom="paragraph">
                  <wp:posOffset>23495</wp:posOffset>
                </wp:positionV>
                <wp:extent cx="304800" cy="558800"/>
                <wp:effectExtent l="76200" t="19050" r="19050" b="0"/>
                <wp:wrapNone/>
                <wp:docPr id="780426765" name="Arrow: Down 780426765"/>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466C6CC6">
              <v:shape id="Arrow: Down 780426765" style="position:absolute;margin-left:415pt;margin-top:1.85pt;width:24pt;height:44pt;rotation:1970341fd;z-index:251677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" w14:anchorId="29763BE4"/>
            </w:pict>
          </mc:Fallback>
        </mc:AlternateContent>
      </w:r>
      <w:r w:rsidRPr="00D17385">
        <w:rPr>
          <w:noProof/>
          <w:color w:val="2B579A"/>
          <w:shd w:val="clear" w:color="auto" w:fill="E6E6E6"/>
        </w:rPr>
        <w:drawing>
          <wp:inline distT="0" distB="0" distL="0" distR="0" wp14:anchorId="362E3780" wp14:editId="21B805E8">
            <wp:extent cx="5943600" cy="1792605"/>
            <wp:effectExtent l="0" t="0" r="0" b="0"/>
            <wp:docPr id="780426762" name="Picture 78042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2605"/>
                    </a:xfrm>
                    <a:prstGeom prst="rect">
                      <a:avLst/>
                    </a:prstGeom>
                  </pic:spPr>
                </pic:pic>
              </a:graphicData>
            </a:graphic>
          </wp:inline>
        </w:drawing>
      </w:r>
    </w:p>
    <w:p w:rsidR="005107D4" w:rsidP="005107D4" w:rsidRDefault="00B30D71" w14:paraId="42818623" w14:textId="77777777">
      <w:pPr>
        <w:pStyle w:val="ListParagraph"/>
        <w:numPr>
          <w:ilvl w:val="1"/>
          <w:numId w:val="23"/>
        </w:numPr>
      </w:pPr>
      <w:r>
        <w:t xml:space="preserve">On the </w:t>
      </w:r>
      <w:r w:rsidR="00CA1983">
        <w:t>Import Setup panel that appears, select “</w:t>
      </w:r>
      <w:r w:rsidRPr="00CA1983" w:rsidR="00CA1983">
        <w:rPr>
          <w:sz w:val="44"/>
          <w:szCs w:val="44"/>
        </w:rPr>
        <w:t>+</w:t>
      </w:r>
      <w:r w:rsidR="00CA1983">
        <w:t>Create new”</w:t>
      </w:r>
      <w:r w:rsidR="005107D4">
        <w:t>, a new tab will show up in the browser:</w:t>
      </w:r>
    </w:p>
    <w:p w:rsidR="005107D4" w:rsidP="005107D4" w:rsidRDefault="005107D4" w14:paraId="3BEB228B" w14:textId="518F32EB">
      <w:pPr>
        <w:pStyle w:val="ListParagraph"/>
        <w:ind w:left="1440"/>
      </w:pPr>
      <w:r w:rsidR="005107D4">
        <w:drawing>
          <wp:inline wp14:editId="3EA21F33" wp14:anchorId="7A00326A">
            <wp:extent cx="3549650" cy="2584856"/>
            <wp:effectExtent l="0" t="0" r="0" b="6350"/>
            <wp:docPr id="780426766" name="Picture 780426766" title=""/>
            <wp:cNvGraphicFramePr>
              <a:graphicFrameLocks noChangeAspect="1"/>
            </wp:cNvGraphicFramePr>
            <a:graphic>
              <a:graphicData uri="http://schemas.openxmlformats.org/drawingml/2006/picture">
                <pic:pic>
                  <pic:nvPicPr>
                    <pic:cNvPr id="0" name="Picture 780426766"/>
                    <pic:cNvPicPr/>
                  </pic:nvPicPr>
                  <pic:blipFill>
                    <a:blip r:embed="Rcb3a0fd4fc97458c">
                      <a:extLst>
                        <a:ext xmlns:a="http://schemas.openxmlformats.org/drawingml/2006/main" uri="{28A0092B-C50C-407E-A947-70E740481C1C}">
                          <a14:useLocalDpi val="0"/>
                        </a:ext>
                      </a:extLst>
                    </a:blip>
                    <a:stretch>
                      <a:fillRect/>
                    </a:stretch>
                  </pic:blipFill>
                  <pic:spPr>
                    <a:xfrm rot="0" flipH="0" flipV="0">
                      <a:off x="0" y="0"/>
                      <a:ext cx="3549650" cy="2584856"/>
                    </a:xfrm>
                    <a:prstGeom prst="rect">
                      <a:avLst/>
                    </a:prstGeom>
                  </pic:spPr>
                </pic:pic>
              </a:graphicData>
            </a:graphic>
          </wp:inline>
        </w:drawing>
      </w:r>
    </w:p>
    <w:p w:rsidR="005107D4" w:rsidP="005107D4" w:rsidRDefault="005107D4" w14:paraId="16C026BD" w14:textId="0F1AD715">
      <w:pPr>
        <w:pStyle w:val="ListParagraph"/>
        <w:ind w:left="1440"/>
      </w:pPr>
    </w:p>
    <w:p w:rsidR="005107D4" w:rsidP="005342BC" w:rsidRDefault="00624782" w14:paraId="5E565114" w14:textId="2C79D313">
      <w:pPr>
        <w:pStyle w:val="ListParagraph"/>
        <w:numPr>
          <w:ilvl w:val="1"/>
          <w:numId w:val="23"/>
        </w:numPr>
      </w:pPr>
      <w:r>
        <w:t>Select “New Connection” and look for the connector</w:t>
      </w:r>
      <w:r w:rsidR="002640FD">
        <w:t xml:space="preserve"> you are </w:t>
      </w:r>
      <w:r w:rsidR="0044752A">
        <w:t>fixing. In this case “Approvals”</w:t>
      </w:r>
      <w:r w:rsidR="005342BC">
        <w:t xml:space="preserve"> and click the Plus Sign</w:t>
      </w:r>
      <w:r w:rsidR="002C5E42">
        <w:t>:</w:t>
      </w:r>
    </w:p>
    <w:p w:rsidR="002C5E42" w:rsidP="002C5E42" w:rsidRDefault="002C5E42" w14:paraId="53D1549A" w14:textId="39D06D24"/>
    <w:p w:rsidR="002C5E42" w:rsidP="002C5E42" w:rsidRDefault="002C5E42" w14:paraId="51ABF3A5" w14:textId="7DA14745">
      <w:r>
        <w:rPr>
          <w:noProof/>
          <w:color w:val="2B579A"/>
          <w:shd w:val="clear" w:color="auto" w:fill="E6E6E6"/>
        </w:rPr>
        <mc:AlternateContent>
          <mc:Choice Requires="wps">
            <w:drawing>
              <wp:anchor distT="0" distB="0" distL="114300" distR="114300" simplePos="0" relativeHeight="251658254" behindDoc="0" locked="0" layoutInCell="1" allowOverlap="1" wp14:anchorId="6BC18DF0" wp14:editId="158EEAF6">
                <wp:simplePos x="0" y="0"/>
                <wp:positionH relativeFrom="column">
                  <wp:posOffset>5890895</wp:posOffset>
                </wp:positionH>
                <wp:positionV relativeFrom="paragraph">
                  <wp:posOffset>476250</wp:posOffset>
                </wp:positionV>
                <wp:extent cx="166702" cy="399095"/>
                <wp:effectExtent l="76200" t="19050" r="24130" b="1270"/>
                <wp:wrapNone/>
                <wp:docPr id="780426767" name="Arrow: Down 780426767"/>
                <wp:cNvGraphicFramePr/>
                <a:graphic xmlns:a="http://schemas.openxmlformats.org/drawingml/2006/main">
                  <a:graphicData uri="http://schemas.microsoft.com/office/word/2010/wordprocessingShape">
                    <wps:wsp>
                      <wps:cNvSpPr/>
                      <wps:spPr>
                        <a:xfrm rot="1803901">
                          <a:off x="0" y="0"/>
                          <a:ext cx="166702" cy="3990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5FA4F754">
              <v:shape id="Arrow: Down 780426767" style="position:absolute;margin-left:463.85pt;margin-top:37.5pt;width:13.15pt;height:31.4pt;rotation:1970341fd;z-index:251679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" w14:anchorId="02724C84"/>
            </w:pict>
          </mc:Fallback>
        </mc:AlternateContent>
      </w:r>
      <w:r w:rsidRPr="002C5E42">
        <w:rPr>
          <w:noProof/>
          <w:color w:val="2B579A"/>
          <w:shd w:val="clear" w:color="auto" w:fill="E6E6E6"/>
        </w:rPr>
        <w:drawing>
          <wp:inline distT="0" distB="0" distL="0" distR="0" wp14:anchorId="210880A8" wp14:editId="3E51F171">
            <wp:extent cx="5943600" cy="1156970"/>
            <wp:effectExtent l="0" t="0" r="0" b="5080"/>
            <wp:docPr id="780426768" name="Picture 78042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56970"/>
                    </a:xfrm>
                    <a:prstGeom prst="rect">
                      <a:avLst/>
                    </a:prstGeom>
                  </pic:spPr>
                </pic:pic>
              </a:graphicData>
            </a:graphic>
          </wp:inline>
        </w:drawing>
      </w:r>
    </w:p>
    <w:p w:rsidR="001B4DD3" w:rsidP="002C5E42" w:rsidRDefault="001B4DD3" w14:paraId="7E918032" w14:textId="77777777"/>
    <w:p w:rsidR="001B4DD3" w:rsidP="001B4DD3" w:rsidRDefault="001B4DD3" w14:paraId="49823C83" w14:textId="48144430">
      <w:pPr>
        <w:pStyle w:val="ListParagraph"/>
        <w:numPr>
          <w:ilvl w:val="1"/>
          <w:numId w:val="23"/>
        </w:numPr>
      </w:pPr>
      <w:r>
        <w:t>In the pop-up select “Create”.</w:t>
      </w:r>
    </w:p>
    <w:p w:rsidR="001B4DD3" w:rsidP="001B4DD3" w:rsidRDefault="001B4DD3" w14:paraId="36218CD4" w14:textId="34122168">
      <w:pPr>
        <w:jc w:val="center"/>
      </w:pPr>
      <w:r w:rsidR="001B4DD3">
        <w:drawing>
          <wp:inline wp14:editId="16AA63C3" wp14:anchorId="36986F2B">
            <wp:extent cx="2755900" cy="1181465"/>
            <wp:effectExtent l="0" t="0" r="6350" b="0"/>
            <wp:docPr id="780426769" name="Picture 780426769" title=""/>
            <wp:cNvGraphicFramePr>
              <a:graphicFrameLocks noChangeAspect="1"/>
            </wp:cNvGraphicFramePr>
            <a:graphic>
              <a:graphicData uri="http://schemas.openxmlformats.org/drawingml/2006/picture">
                <pic:pic>
                  <pic:nvPicPr>
                    <pic:cNvPr id="0" name="Picture 780426769"/>
                    <pic:cNvPicPr/>
                  </pic:nvPicPr>
                  <pic:blipFill>
                    <a:blip r:embed="R1811197c04d1476e">
                      <a:extLst>
                        <a:ext xmlns:a="http://schemas.openxmlformats.org/drawingml/2006/main" uri="{28A0092B-C50C-407E-A947-70E740481C1C}">
                          <a14:useLocalDpi val="0"/>
                        </a:ext>
                      </a:extLst>
                    </a:blip>
                    <a:stretch>
                      <a:fillRect/>
                    </a:stretch>
                  </pic:blipFill>
                  <pic:spPr>
                    <a:xfrm rot="0" flipH="0" flipV="0">
                      <a:off x="0" y="0"/>
                      <a:ext cx="2755900" cy="1181465"/>
                    </a:xfrm>
                    <a:prstGeom prst="rect">
                      <a:avLst/>
                    </a:prstGeom>
                  </pic:spPr>
                </pic:pic>
              </a:graphicData>
            </a:graphic>
          </wp:inline>
        </w:drawing>
      </w:r>
    </w:p>
    <w:p w:rsidR="009C0A28" w:rsidP="009C0A28" w:rsidRDefault="009C0A28" w14:paraId="30636A60" w14:textId="77777777"/>
    <w:p w:rsidR="009C0A28" w:rsidP="009C0A28" w:rsidRDefault="009C0A28" w14:paraId="0B928610" w14:textId="67128DF8">
      <w:pPr>
        <w:pStyle w:val="ListParagraph"/>
        <w:numPr>
          <w:ilvl w:val="1"/>
          <w:numId w:val="23"/>
        </w:numPr>
      </w:pPr>
      <w:r>
        <w:t xml:space="preserve">Go back to the other tab in the browser and refresh the connections list, select the one you just created and </w:t>
      </w:r>
      <w:r w:rsidR="00A14D50">
        <w:t>hit “Save”</w:t>
      </w:r>
    </w:p>
    <w:p w:rsidR="00184F00" w:rsidP="00A14D50" w:rsidRDefault="009E68EC" w14:paraId="0BD7F0A3" w14:textId="321FE0A6">
      <w:pPr>
        <w:jc w:val="center"/>
      </w:pPr>
      <w:r>
        <w:rPr>
          <w:noProof/>
          <w:color w:val="2B579A"/>
          <w:shd w:val="clear" w:color="auto" w:fill="E6E6E6"/>
        </w:rPr>
        <mc:AlternateContent>
          <mc:Choice Requires="wps">
            <w:drawing>
              <wp:anchor distT="0" distB="0" distL="114300" distR="114300" simplePos="0" relativeHeight="251658256" behindDoc="0" locked="0" layoutInCell="1" allowOverlap="1" wp14:anchorId="0BFA028B" wp14:editId="3CC3ED23">
                <wp:simplePos x="0" y="0"/>
                <wp:positionH relativeFrom="column">
                  <wp:posOffset>3422649</wp:posOffset>
                </wp:positionH>
                <wp:positionV relativeFrom="paragraph">
                  <wp:posOffset>4150360</wp:posOffset>
                </wp:positionV>
                <wp:extent cx="304800" cy="558800"/>
                <wp:effectExtent l="76200" t="19050" r="19050" b="0"/>
                <wp:wrapNone/>
                <wp:docPr id="780426774" name="Arrow: Down 780426774"/>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70A748F6">
              <v:shape id="Arrow: Down 780426774" style="position:absolute;margin-left:269.5pt;margin-top:326.8pt;width:24pt;height:44pt;rotation:1970341fd;z-index:251683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" w14:anchorId="1C5CA923"/>
            </w:pict>
          </mc:Fallback>
        </mc:AlternateContent>
      </w:r>
      <w:r>
        <w:rPr>
          <w:noProof/>
          <w:color w:val="2B579A"/>
          <w:shd w:val="clear" w:color="auto" w:fill="E6E6E6"/>
        </w:rPr>
        <mc:AlternateContent>
          <mc:Choice Requires="wps">
            <w:drawing>
              <wp:anchor distT="0" distB="0" distL="114300" distR="114300" simplePos="0" relativeHeight="251658255" behindDoc="0" locked="0" layoutInCell="1" allowOverlap="1" wp14:anchorId="05CC93F3" wp14:editId="65FB6AA4">
                <wp:simplePos x="0" y="0"/>
                <wp:positionH relativeFrom="column">
                  <wp:posOffset>4064000</wp:posOffset>
                </wp:positionH>
                <wp:positionV relativeFrom="paragraph">
                  <wp:posOffset>2063750</wp:posOffset>
                </wp:positionV>
                <wp:extent cx="304800" cy="558800"/>
                <wp:effectExtent l="76200" t="19050" r="19050" b="0"/>
                <wp:wrapNone/>
                <wp:docPr id="780426773" name="Arrow: Down 780426773"/>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4DB86E86">
              <v:shape id="Arrow: Down 780426773" style="position:absolute;margin-left:320pt;margin-top:162.5pt;width:24pt;height:44pt;rotation:1970341fd;z-index:251681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" w14:anchorId="3587EA49"/>
            </w:pict>
          </mc:Fallback>
        </mc:AlternateContent>
      </w:r>
      <w:r w:rsidRPr="00184F00" w:rsidR="00184F00">
        <w:rPr>
          <w:noProof/>
          <w:color w:val="2B579A"/>
          <w:shd w:val="clear" w:color="auto" w:fill="E6E6E6"/>
        </w:rPr>
        <w:drawing>
          <wp:inline distT="0" distB="0" distL="0" distR="0" wp14:anchorId="7DA1DEFF" wp14:editId="59316443">
            <wp:extent cx="4291044" cy="4157693"/>
            <wp:effectExtent l="0" t="0" r="0" b="0"/>
            <wp:docPr id="780426771" name="Picture 78042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1044" cy="4157693"/>
                    </a:xfrm>
                    <a:prstGeom prst="rect">
                      <a:avLst/>
                    </a:prstGeom>
                    <a:ln>
                      <a:noFill/>
                    </a:ln>
                  </pic:spPr>
                </pic:pic>
              </a:graphicData>
            </a:graphic>
          </wp:inline>
        </w:drawing>
      </w:r>
      <w:r w:rsidRPr="009E68EC">
        <w:rPr>
          <w:noProof/>
          <w:color w:val="2B579A"/>
          <w:shd w:val="clear" w:color="auto" w:fill="E6E6E6"/>
        </w:rPr>
        <w:drawing>
          <wp:inline distT="0" distB="0" distL="0" distR="0" wp14:anchorId="62184952" wp14:editId="58C1AFD2">
            <wp:extent cx="4314857" cy="790581"/>
            <wp:effectExtent l="0" t="0" r="0" b="9525"/>
            <wp:docPr id="780426772" name="Picture 78042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4857" cy="790581"/>
                    </a:xfrm>
                    <a:prstGeom prst="rect">
                      <a:avLst/>
                    </a:prstGeom>
                  </pic:spPr>
                </pic:pic>
              </a:graphicData>
            </a:graphic>
          </wp:inline>
        </w:drawing>
      </w:r>
    </w:p>
    <w:p w:rsidR="00397EC5" w:rsidP="00397EC5" w:rsidRDefault="00397EC5" w14:paraId="5CD0EF54" w14:textId="77777777"/>
    <w:p w:rsidR="00397EC5" w:rsidP="006C60E8" w:rsidRDefault="00397EC5" w14:paraId="0DC67E7B" w14:textId="0A095745">
      <w:pPr>
        <w:pStyle w:val="ListParagraph"/>
        <w:numPr>
          <w:ilvl w:val="0"/>
          <w:numId w:val="23"/>
        </w:numPr>
      </w:pPr>
      <w:r>
        <w:t>Repeat from steps</w:t>
      </w:r>
      <w:r w:rsidRPr="006C60E8">
        <w:rPr>
          <w:b/>
          <w:bCs/>
        </w:rPr>
        <w:t xml:space="preserve"> a.</w:t>
      </w:r>
      <w:r>
        <w:t xml:space="preserve"> to</w:t>
      </w:r>
      <w:r w:rsidRPr="006C60E8">
        <w:rPr>
          <w:b/>
          <w:bCs/>
        </w:rPr>
        <w:t xml:space="preserve"> </w:t>
      </w:r>
      <w:r w:rsidRPr="006C60E8" w:rsidR="006C60E8">
        <w:rPr>
          <w:b/>
          <w:bCs/>
        </w:rPr>
        <w:t>e.</w:t>
      </w:r>
      <w:r w:rsidR="006C60E8">
        <w:t xml:space="preserve"> for all the connectors until the Import Button is enabled, then hit import:</w:t>
      </w:r>
    </w:p>
    <w:p w:rsidR="006C60E8" w:rsidP="006C60E8" w:rsidRDefault="00F61A8A" w14:paraId="0D5E993E" w14:textId="3D132845">
      <w:r>
        <w:rPr>
          <w:noProof/>
          <w:color w:val="2B579A"/>
          <w:shd w:val="clear" w:color="auto" w:fill="E6E6E6"/>
        </w:rPr>
        <mc:AlternateContent>
          <mc:Choice Requires="wps">
            <w:drawing>
              <wp:anchor distT="0" distB="0" distL="114300" distR="114300" simplePos="0" relativeHeight="251658257" behindDoc="0" locked="0" layoutInCell="1" allowOverlap="1" wp14:anchorId="0D3B4534" wp14:editId="2D623F40">
                <wp:simplePos x="0" y="0"/>
                <wp:positionH relativeFrom="column">
                  <wp:posOffset>4368800</wp:posOffset>
                </wp:positionH>
                <wp:positionV relativeFrom="paragraph">
                  <wp:posOffset>1476351</wp:posOffset>
                </wp:positionV>
                <wp:extent cx="304800" cy="558800"/>
                <wp:effectExtent l="76200" t="19050" r="19050" b="0"/>
                <wp:wrapNone/>
                <wp:docPr id="780426776" name="Arrow: Down 780426776"/>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31073D2B">
              <v:shape id="Arrow: Down 780426776" style="position:absolute;margin-left:344pt;margin-top:116.25pt;width:24pt;height:44pt;rotation:1970341fd;z-index:251685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" w14:anchorId="09FBDDA8"/>
            </w:pict>
          </mc:Fallback>
        </mc:AlternateContent>
      </w:r>
      <w:r w:rsidRPr="006C60E8" w:rsidR="006C60E8">
        <w:rPr>
          <w:noProof/>
          <w:color w:val="2B579A"/>
          <w:shd w:val="clear" w:color="auto" w:fill="E6E6E6"/>
        </w:rPr>
        <w:drawing>
          <wp:inline distT="0" distB="0" distL="0" distR="0" wp14:anchorId="37530C9D" wp14:editId="105A39AE">
            <wp:extent cx="4692650" cy="2076097"/>
            <wp:effectExtent l="0" t="0" r="0" b="635"/>
            <wp:docPr id="780426775" name="Picture 78042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953" cy="2077558"/>
                    </a:xfrm>
                    <a:prstGeom prst="rect">
                      <a:avLst/>
                    </a:prstGeom>
                  </pic:spPr>
                </pic:pic>
              </a:graphicData>
            </a:graphic>
          </wp:inline>
        </w:drawing>
      </w:r>
    </w:p>
    <w:p w:rsidR="003D031D" w:rsidP="003D031D" w:rsidRDefault="003D031D" w14:paraId="5AFE350F" w14:textId="173A502B">
      <w:pPr>
        <w:pStyle w:val="Heading2"/>
      </w:pPr>
      <w:bookmarkStart w:name="_Toc46499261" w:id="25"/>
      <w:r>
        <w:t>Customize Power Automate flow</w:t>
      </w:r>
      <w:bookmarkEnd w:id="25"/>
    </w:p>
    <w:p w:rsidR="00397EC5" w:rsidP="00F57213" w:rsidRDefault="003D031D" w14:paraId="27FA206B" w14:textId="09130510">
      <w:r>
        <w:t xml:space="preserve">As the </w:t>
      </w:r>
      <w:r w:rsidR="006B1454">
        <w:t>f</w:t>
      </w:r>
      <w:bookmarkStart w:name="_GoBack" w:id="26"/>
      <w:bookmarkEnd w:id="26"/>
      <w:r>
        <w:t>low was created in a different tenant and/or for a different list, we need to e</w:t>
      </w:r>
      <w:r w:rsidR="00B509EC">
        <w:t xml:space="preserve">dit </w:t>
      </w:r>
      <w:r w:rsidR="000923DB">
        <w:t>it in order</w:t>
      </w:r>
      <w:r w:rsidR="00B509EC">
        <w:t xml:space="preserve"> to make it work in the new environment.</w:t>
      </w:r>
    </w:p>
    <w:p w:rsidR="00B509EC" w:rsidP="0028364A" w:rsidRDefault="0028364A" w14:paraId="25ED863E" w14:textId="3F9BAAD3">
      <w:pPr>
        <w:pStyle w:val="ListParagraph"/>
        <w:numPr>
          <w:ilvl w:val="0"/>
          <w:numId w:val="24"/>
        </w:numPr>
      </w:pPr>
      <w:r>
        <w:t xml:space="preserve">Expand the </w:t>
      </w:r>
      <w:r w:rsidRPr="004C029E">
        <w:rPr>
          <w:b/>
          <w:bCs/>
        </w:rPr>
        <w:t>trigger</w:t>
      </w:r>
      <w:r>
        <w:t xml:space="preserve"> and select the corresponding site and the list.</w:t>
      </w:r>
    </w:p>
    <w:p w:rsidR="0028364A" w:rsidP="0028364A" w:rsidRDefault="0028364A" w14:paraId="32081F31" w14:textId="2416A87C">
      <w:pPr>
        <w:pStyle w:val="ListParagraph"/>
        <w:numPr>
          <w:ilvl w:val="1"/>
          <w:numId w:val="24"/>
        </w:numPr>
      </w:pPr>
      <w:r>
        <w:t xml:space="preserve">Site: </w:t>
      </w:r>
      <w:r w:rsidR="00E621CE">
        <w:t>https://</w:t>
      </w:r>
      <w:r w:rsidRPr="00BB369B" w:rsidR="00E621CE">
        <w:rPr>
          <w:i/>
          <w:iCs/>
          <w:rPrChange w:author="Matias Rama" w:date="2020-09-24T09:38:00Z" w:id="27">
            <w:rPr/>
          </w:rPrChange>
        </w:rPr>
        <w:t>&lt;TENANT</w:t>
      </w:r>
      <w:r w:rsidRPr="00BB369B" w:rsidR="00BF5451">
        <w:rPr>
          <w:i/>
          <w:iCs/>
          <w:rPrChange w:author="Matias Rama" w:date="2020-09-24T09:38:00Z" w:id="28">
            <w:rPr/>
          </w:rPrChange>
        </w:rPr>
        <w:t xml:space="preserve"> NAME&gt;</w:t>
      </w:r>
      <w:r w:rsidR="00BF5451">
        <w:t>.sharepoint.com/sites/</w:t>
      </w:r>
      <w:proofErr w:type="spellStart"/>
      <w:r w:rsidR="00CC515E">
        <w:t>ContosoElectronics</w:t>
      </w:r>
      <w:proofErr w:type="spellEnd"/>
      <w:r w:rsidRPr="00BB369B" w:rsidR="00824A52">
        <w:rPr>
          <w:i/>
          <w:iCs/>
          <w:rPrChange w:author="Matias Rama" w:date="2020-09-24T09:39:00Z" w:id="29">
            <w:rPr/>
          </w:rPrChange>
        </w:rPr>
        <w:t>&lt;n&gt;</w:t>
      </w:r>
    </w:p>
    <w:p w:rsidR="00E621CE" w:rsidP="0028364A" w:rsidRDefault="002061A1" w14:paraId="41D16CEC" w14:textId="4695D12D">
      <w:pPr>
        <w:pStyle w:val="ListParagraph"/>
        <w:numPr>
          <w:ilvl w:val="1"/>
          <w:numId w:val="24"/>
        </w:numPr>
        <w:rPr/>
      </w:pPr>
      <w:r>
        <w:rPr>
          <w:noProof/>
          <w:color w:val="2B579A"/>
          <w:shd w:val="clear" w:color="auto" w:fill="E6E6E6"/>
        </w:rPr>
        <w:drawing>
          <wp:anchor distT="0" distB="0" distL="114300" distR="114300" simplePos="0" relativeHeight="251658264" behindDoc="0" locked="0" layoutInCell="1" allowOverlap="1" wp14:anchorId="3BAA2ADA" wp14:editId="75129F36">
            <wp:simplePos x="0" y="0"/>
            <wp:positionH relativeFrom="margin">
              <wp:align>left</wp:align>
            </wp:positionH>
            <wp:positionV relativeFrom="paragraph">
              <wp:posOffset>346710</wp:posOffset>
            </wp:positionV>
            <wp:extent cx="5659120" cy="1724025"/>
            <wp:effectExtent l="0" t="0" r="0" b="0"/>
            <wp:wrapTopAndBottom/>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24"/>
                    <a:stretch>
                      <a:fillRect/>
                    </a:stretch>
                  </pic:blipFill>
                  <pic:spPr>
                    <a:xfrm>
                      <a:off x="0" y="0"/>
                      <a:ext cx="5697664" cy="1735712"/>
                    </a:xfrm>
                    <a:prstGeom prst="rect">
                      <a:avLst/>
                    </a:prstGeom>
                  </pic:spPr>
                </pic:pic>
              </a:graphicData>
            </a:graphic>
            <wp14:sizeRelH relativeFrom="margin">
              <wp14:pctWidth>0</wp14:pctWidth>
            </wp14:sizeRelH>
            <wp14:sizeRelV relativeFrom="margin">
              <wp14:pctHeight>0</wp14:pctHeight>
            </wp14:sizeRelV>
          </wp:anchor>
        </w:drawing>
      </w:r>
      <w:r w:rsidR="00E621CE">
        <w:rPr/>
        <w:t>List Name: Time Off Requests</w:t>
      </w:r>
      <w:r w:rsidR="002061A1">
        <w:rPr/>
        <w:t xml:space="preserve"> - New</w:t>
      </w:r>
    </w:p>
    <w:p w:rsidR="00E621CE" w:rsidP="00E621CE" w:rsidRDefault="00E621CE" w14:paraId="169732CD" w14:textId="6B4A5591"/>
    <w:p w:rsidR="008A4BE1" w:rsidP="00E621CE" w:rsidRDefault="008A4BE1" w14:paraId="6318BE53" w14:textId="530D3E5B"/>
    <w:p w:rsidR="00DD740B" w:rsidP="00BF2419" w:rsidRDefault="00DD740B" w14:paraId="38DC05F8" w14:textId="3D8EE16A">
      <w:pPr>
        <w:pStyle w:val="ListParagraph"/>
        <w:numPr>
          <w:ilvl w:val="0"/>
          <w:numId w:val="24"/>
        </w:numPr>
      </w:pPr>
      <w:r>
        <w:t>Do the same for all the SharePoint Actions you find in the workflow that requires a Site and a List.</w:t>
      </w:r>
    </w:p>
    <w:p w:rsidR="00DD740B" w:rsidP="00DD740B" w:rsidRDefault="00DD740B" w14:paraId="68598187" w14:textId="77777777">
      <w:pPr>
        <w:pStyle w:val="ListParagraph"/>
      </w:pPr>
    </w:p>
    <w:p w:rsidR="00BF2419" w:rsidP="00BF2419" w:rsidRDefault="00BF2419" w14:paraId="5F1E8C5A" w14:textId="4A4AF669">
      <w:pPr>
        <w:pStyle w:val="ListParagraph"/>
        <w:numPr>
          <w:ilvl w:val="0"/>
          <w:numId w:val="24"/>
        </w:numPr>
      </w:pPr>
      <w:r>
        <w:t>Expand all the actions and if you find a warning sign select the connection you created during import.</w:t>
      </w:r>
    </w:p>
    <w:p w:rsidR="00DD740B" w:rsidP="00DD740B" w:rsidRDefault="00DD740B" w14:paraId="57E4D6B6" w14:textId="22FCB191">
      <w:r>
        <w:rPr>
          <w:noProof/>
          <w:color w:val="2B579A"/>
          <w:shd w:val="clear" w:color="auto" w:fill="E6E6E6"/>
        </w:rPr>
        <mc:AlternateContent>
          <mc:Choice Requires="wps">
            <w:drawing>
              <wp:anchor distT="0" distB="0" distL="114300" distR="114300" simplePos="0" relativeHeight="251658258" behindDoc="0" locked="0" layoutInCell="1" allowOverlap="1" wp14:anchorId="7BAC9448" wp14:editId="16488B64">
                <wp:simplePos x="0" y="0"/>
                <wp:positionH relativeFrom="column">
                  <wp:posOffset>4607560</wp:posOffset>
                </wp:positionH>
                <wp:positionV relativeFrom="paragraph">
                  <wp:posOffset>5715</wp:posOffset>
                </wp:positionV>
                <wp:extent cx="304800" cy="558800"/>
                <wp:effectExtent l="76200" t="19050" r="19050" b="0"/>
                <wp:wrapNone/>
                <wp:docPr id="780426779" name="Arrow: Down 780426779"/>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542E2B57">
              <v:shape id="Arrow: Down 780426779" style="position:absolute;margin-left:362.8pt;margin-top:.45pt;width:24pt;height:44pt;rotation:1970341fd;z-index:251687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" w14:anchorId="0B05FADD"/>
            </w:pict>
          </mc:Fallback>
        </mc:AlternateContent>
      </w:r>
    </w:p>
    <w:p w:rsidR="00DD740B" w:rsidP="00DD740B" w:rsidRDefault="00DD740B" w14:paraId="3020E5AA" w14:textId="5334BAA0">
      <w:r>
        <w:rPr>
          <w:noProof/>
          <w:color w:val="2B579A"/>
          <w:shd w:val="clear" w:color="auto" w:fill="E6E6E6"/>
        </w:rPr>
        <mc:AlternateContent>
          <mc:Choice Requires="wps">
            <w:drawing>
              <wp:anchor distT="0" distB="0" distL="114300" distR="114300" simplePos="0" relativeHeight="251658259" behindDoc="0" locked="0" layoutInCell="1" allowOverlap="1" wp14:anchorId="28E879BF" wp14:editId="32791051">
                <wp:simplePos x="0" y="0"/>
                <wp:positionH relativeFrom="column">
                  <wp:posOffset>908050</wp:posOffset>
                </wp:positionH>
                <wp:positionV relativeFrom="paragraph">
                  <wp:posOffset>727075</wp:posOffset>
                </wp:positionV>
                <wp:extent cx="304800" cy="558800"/>
                <wp:effectExtent l="76200" t="19050" r="19050" b="0"/>
                <wp:wrapNone/>
                <wp:docPr id="780426780" name="Arrow: Down 780426780"/>
                <wp:cNvGraphicFramePr/>
                <a:graphic xmlns:a="http://schemas.openxmlformats.org/drawingml/2006/main">
                  <a:graphicData uri="http://schemas.microsoft.com/office/word/2010/wordprocessingShape">
                    <wps:wsp>
                      <wps:cNvSpPr/>
                      <wps:spPr>
                        <a:xfrm rot="1803901">
                          <a:off x="0" y="0"/>
                          <a:ext cx="304800" cy="5588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3748FCA7">
              <v:shape id="Arrow: Down 780426780" style="position:absolute;margin-left:71.5pt;margin-top:57.25pt;width:24pt;height:44pt;rotation:1970341fd;z-index:251689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823b0b [1605]" strokeweight="1pt"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" w14:anchorId="5BC558EF"/>
            </w:pict>
          </mc:Fallback>
        </mc:AlternateContent>
      </w:r>
      <w:r w:rsidRPr="00DD740B">
        <w:rPr>
          <w:noProof/>
          <w:color w:val="2B579A"/>
          <w:shd w:val="clear" w:color="auto" w:fill="E6E6E6"/>
        </w:rPr>
        <w:drawing>
          <wp:inline distT="0" distB="0" distL="0" distR="0" wp14:anchorId="089ADA8F" wp14:editId="37BF5E4A">
            <wp:extent cx="5172113" cy="1900251"/>
            <wp:effectExtent l="0" t="0" r="0" b="5080"/>
            <wp:docPr id="780426778" name="Picture 78042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2113" cy="1900251"/>
                    </a:xfrm>
                    <a:prstGeom prst="rect">
                      <a:avLst/>
                    </a:prstGeom>
                  </pic:spPr>
                </pic:pic>
              </a:graphicData>
            </a:graphic>
          </wp:inline>
        </w:drawing>
      </w:r>
    </w:p>
    <w:p w:rsidR="00F47823" w:rsidP="00DD740B" w:rsidRDefault="00DD740B" w14:paraId="058FB55F" w14:textId="1D11FE6C">
      <w:r>
        <w:t xml:space="preserve">Once you finish, save the </w:t>
      </w:r>
      <w:r w:rsidR="00F47823">
        <w:t>flow,</w:t>
      </w:r>
      <w:r>
        <w:t xml:space="preserve"> and check any errors popping up when saving.</w:t>
      </w:r>
    </w:p>
    <w:p w:rsidRPr="00B70C4A" w:rsidR="00D14021" w:rsidP="00805587" w:rsidRDefault="00F47823" w14:paraId="6E2A0ED9" w14:textId="32A8DBA2">
      <w:r>
        <w:t>The flow now is ready to test.</w:t>
      </w:r>
      <w:proofErr w:type="gramEnd"/>
    </w:p>
    <w:sectPr w:rsidRPr="00B70C4A" w:rsidR="00D14021" w:rsidSect="00D14021">
      <w:headerReference w:type="even" r:id="rId47"/>
      <w:headerReference w:type="default" r:id="rId48"/>
      <w:footerReference w:type="even" r:id="rId49"/>
      <w:footerReference w:type="default" r:id="rId50"/>
      <w:pgSz w:w="12240" w:h="15840" w:orient="portrait"/>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U" w:author="User1" w:date="2020-08-10T13:49:00Z" w:id="15">
    <w:p w:rsidR="00C03099" w:rsidRDefault="00C03099" w14:paraId="64888B6F" w14:textId="0A25DBBE">
      <w:pPr>
        <w:pStyle w:val="CommentText"/>
      </w:pPr>
      <w:r>
        <w:rPr>
          <w:rStyle w:val="CommentReference"/>
        </w:rPr>
        <w:annotationRef/>
      </w:r>
      <w:r w:rsidRPr="00C03099">
        <w:t>Global: Avoid random capitalization. Capitalize only proper nouns, product names, first letter of sentences and UI terms. In all others use lowercase.</w:t>
      </w:r>
      <w:r>
        <w:t xml:space="preserve"> E.g. “ Power automate sample”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888B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888B6F" w16cid:durableId="22DBC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438A" w:rsidP="00805587" w:rsidRDefault="008E438A" w14:paraId="48BE2446" w14:textId="77777777">
      <w:r>
        <w:separator/>
      </w:r>
    </w:p>
    <w:p w:rsidR="008E438A" w:rsidP="00805587" w:rsidRDefault="008E438A" w14:paraId="41825B02" w14:textId="77777777"/>
  </w:endnote>
  <w:endnote w:type="continuationSeparator" w:id="0">
    <w:p w:rsidR="008E438A" w:rsidP="00805587" w:rsidRDefault="008E438A" w14:paraId="7637F4C6" w14:textId="77777777">
      <w:r>
        <w:continuationSeparator/>
      </w:r>
    </w:p>
    <w:p w:rsidR="008E438A" w:rsidP="00805587" w:rsidRDefault="008E438A" w14:paraId="5BB63FF2" w14:textId="77777777"/>
  </w:endnote>
  <w:endnote w:type="continuationNotice" w:id="1">
    <w:p w:rsidR="008E438A" w:rsidP="00805587" w:rsidRDefault="008E438A" w14:paraId="591A190E" w14:textId="77777777"/>
    <w:p w:rsidR="008E438A" w:rsidP="00805587" w:rsidRDefault="008E438A" w14:paraId="59401A8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4C98" w:rsidP="00805587" w:rsidRDefault="00914C98" w14:paraId="70CBF437" w14:textId="77777777">
    <w:pPr>
      <w:pStyle w:val="Footer"/>
    </w:pPr>
  </w:p>
  <w:p w:rsidR="007D1AB7" w:rsidP="00805587" w:rsidRDefault="007D1AB7" w14:paraId="0AAE535D"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007D1AB7" w:rsidP="00B4178C" w:rsidRDefault="00B4178C" w14:paraId="17FD3927" w14:textId="0DC83B5F">
    <w:pPr>
      <w:pStyle w:val="Footer"/>
    </w:pPr>
    <w:r>
      <w:t>© 2020 Microsoft Corporation. All rights reserved</w:t>
    </w:r>
    <w:sdt>
      <w:sdtPr>
        <w:rPr>
          <w:color w:val="2B579A"/>
          <w:shd w:val="clear" w:color="auto" w:fill="E6E6E6"/>
        </w:rPr>
        <w:id w:val="1107227401"/>
        <w:docPartObj>
          <w:docPartGallery w:val="Page Numbers (Bottom of Page)"/>
          <w:docPartUnique/>
        </w:docPartObj>
      </w:sdtPr>
      <w:sdtEndPr>
        <w:rPr>
          <w:color w:val="auto"/>
          <w:shd w:val="clear" w:color="auto" w:fill="auto"/>
        </w:rPr>
      </w:sdtEndPr>
      <w:sdtContent>
        <w:r w:rsidRPr="00B4178C">
          <w:rPr>
            <w:rFonts w:asciiTheme="minorHAnsi" w:hAnsiTheme="minorHAnsi" w:cstheme="minorBidi"/>
            <w:noProof/>
            <w:color w:val="2B579A"/>
            <w:shd w:val="clear" w:color="auto" w:fill="E6E6E6"/>
          </w:rPr>
          <mc:AlternateContent>
            <mc:Choice Requires="wpg">
              <w:drawing>
                <wp:anchor distT="0" distB="0" distL="114300" distR="114300" simplePos="0" relativeHeight="251658240" behindDoc="0" locked="0" layoutInCell="1" allowOverlap="1" wp14:anchorId="00F3CC99" wp14:editId="0AFAB302">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178C" w:rsidRDefault="00B4178C" w14:paraId="23FCBE2F" w14:textId="77777777">
                                <w:pPr>
                                  <w:jc w:val="cente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color w:val="8C8C8C" w:themeColor="background1" w:themeShade="8C"/>
                                  </w:rPr>
                                  <w:t>2</w:t>
                                </w:r>
                                <w:r>
                                  <w:rPr>
                                    <w:color w:val="8C8C8C" w:themeColor="background1" w:themeShade="8C"/>
                                    <w:shd w:val="clear" w:color="auto" w:fill="E6E6E6"/>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3B9F747B">
                <v:group id="Group 1" style="position:absolute;margin-left:0;margin-top:0;width:610.5pt;height:15pt;z-index:251658240;mso-width-percent:1000;mso-position-horizontal:center;mso-position-horizontal-relative:page;mso-position-vertical:center;mso-position-vertical-relative:bottom-margin-area;mso-width-percent:1000" coordsize="12255,300" coordorigin=",14970" o:spid="_x0000_s1028" w14:anchorId="00F3CC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v:textbox inset="0,0,0,0">
                      <w:txbxContent>
                        <w:p w:rsidR="00B4178C" w:rsidRDefault="00B4178C" w14:paraId="33B4F81F" w14:textId="77777777">
                          <w:pPr>
                            <w:jc w:val="cente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color w:val="8C8C8C" w:themeColor="background1" w:themeShade="8C"/>
                            </w:rPr>
                            <w:t>2</w:t>
                          </w:r>
                          <w:r>
                            <w:rPr>
                              <w:color w:val="8C8C8C" w:themeColor="background1" w:themeShade="8C"/>
                              <w:shd w:val="clear" w:color="auto" w:fill="E6E6E6"/>
                            </w:rPr>
                            <w:fldChar w:fldCharType="end"/>
                          </w:r>
                        </w:p>
                      </w:txbxContent>
                    </v:textbox>
                  </v:shape>
                  <v:group id="Group 31" style="position:absolute;top:14970;width:12255;height:230;flip:x" coordsize="12255,230" coordorigin="-8,1497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31"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v:shape id="AutoShape 28" style="position:absolute;left:1252;top:14978;width:10995;height:230;rotation:180;visibility:visible;mso-wrap-style:square" o:spid="_x0000_s1032"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v:group>
                  <w10:wrap anchorx="page"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438A" w:rsidP="00805587" w:rsidRDefault="008E438A" w14:paraId="05C3EB83" w14:textId="77777777">
      <w:r>
        <w:separator/>
      </w:r>
    </w:p>
    <w:p w:rsidR="008E438A" w:rsidP="00805587" w:rsidRDefault="008E438A" w14:paraId="482EA7C7" w14:textId="77777777"/>
  </w:footnote>
  <w:footnote w:type="continuationSeparator" w:id="0">
    <w:p w:rsidR="008E438A" w:rsidP="00805587" w:rsidRDefault="008E438A" w14:paraId="0603A528" w14:textId="77777777">
      <w:r>
        <w:continuationSeparator/>
      </w:r>
    </w:p>
    <w:p w:rsidR="008E438A" w:rsidP="00805587" w:rsidRDefault="008E438A" w14:paraId="54E3A6AD" w14:textId="77777777"/>
  </w:footnote>
  <w:footnote w:type="continuationNotice" w:id="1">
    <w:p w:rsidR="008E438A" w:rsidP="00805587" w:rsidRDefault="008E438A" w14:paraId="4FE04816" w14:textId="77777777"/>
    <w:p w:rsidR="008E438A" w:rsidP="00805587" w:rsidRDefault="008E438A" w14:paraId="6A3A549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4C98" w:rsidP="00805587" w:rsidRDefault="00914C98" w14:paraId="042A716B" w14:textId="77777777">
    <w:pPr>
      <w:pStyle w:val="Header"/>
    </w:pPr>
  </w:p>
  <w:p w:rsidR="007D1AB7" w:rsidP="00805587" w:rsidRDefault="007D1AB7" w14:paraId="454FB6DE"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4C98" w:rsidP="00805587" w:rsidRDefault="00914C98" w14:paraId="216BD5EE" w14:textId="77777777">
    <w:pPr>
      <w:pStyle w:val="Header"/>
    </w:pPr>
  </w:p>
  <w:p w:rsidR="007D1AB7" w:rsidP="00805587" w:rsidRDefault="007D1AB7" w14:paraId="6DC1B440"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35C38"/>
    <w:multiLevelType w:val="hybridMultilevel"/>
    <w:tmpl w:val="3EF0CD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D814CD9"/>
    <w:multiLevelType w:val="hybridMultilevel"/>
    <w:tmpl w:val="43FEF8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DDE407F"/>
    <w:multiLevelType w:val="hybridMultilevel"/>
    <w:tmpl w:val="01D241E2"/>
    <w:lvl w:ilvl="0" w:tplc="C758F7D4">
      <w:start w:val="1"/>
      <w:numFmt w:val="bullet"/>
      <w:lvlText w:val="•"/>
      <w:lvlJc w:val="left"/>
      <w:pPr>
        <w:tabs>
          <w:tab w:val="num" w:pos="720"/>
        </w:tabs>
        <w:ind w:left="720" w:hanging="360"/>
      </w:pPr>
      <w:rPr>
        <w:rFonts w:hint="default" w:ascii="Arial" w:hAnsi="Arial"/>
      </w:rPr>
    </w:lvl>
    <w:lvl w:ilvl="1" w:tplc="1D5239EA" w:tentative="1">
      <w:start w:val="1"/>
      <w:numFmt w:val="bullet"/>
      <w:lvlText w:val="•"/>
      <w:lvlJc w:val="left"/>
      <w:pPr>
        <w:tabs>
          <w:tab w:val="num" w:pos="1440"/>
        </w:tabs>
        <w:ind w:left="1440" w:hanging="360"/>
      </w:pPr>
      <w:rPr>
        <w:rFonts w:hint="default" w:ascii="Arial" w:hAnsi="Arial"/>
      </w:rPr>
    </w:lvl>
    <w:lvl w:ilvl="2" w:tplc="0E540F4C" w:tentative="1">
      <w:start w:val="1"/>
      <w:numFmt w:val="bullet"/>
      <w:lvlText w:val="•"/>
      <w:lvlJc w:val="left"/>
      <w:pPr>
        <w:tabs>
          <w:tab w:val="num" w:pos="2160"/>
        </w:tabs>
        <w:ind w:left="2160" w:hanging="360"/>
      </w:pPr>
      <w:rPr>
        <w:rFonts w:hint="default" w:ascii="Arial" w:hAnsi="Arial"/>
      </w:rPr>
    </w:lvl>
    <w:lvl w:ilvl="3" w:tplc="1CF2F50E" w:tentative="1">
      <w:start w:val="1"/>
      <w:numFmt w:val="bullet"/>
      <w:lvlText w:val="•"/>
      <w:lvlJc w:val="left"/>
      <w:pPr>
        <w:tabs>
          <w:tab w:val="num" w:pos="2880"/>
        </w:tabs>
        <w:ind w:left="2880" w:hanging="360"/>
      </w:pPr>
      <w:rPr>
        <w:rFonts w:hint="default" w:ascii="Arial" w:hAnsi="Arial"/>
      </w:rPr>
    </w:lvl>
    <w:lvl w:ilvl="4" w:tplc="CA468670" w:tentative="1">
      <w:start w:val="1"/>
      <w:numFmt w:val="bullet"/>
      <w:lvlText w:val="•"/>
      <w:lvlJc w:val="left"/>
      <w:pPr>
        <w:tabs>
          <w:tab w:val="num" w:pos="3600"/>
        </w:tabs>
        <w:ind w:left="3600" w:hanging="360"/>
      </w:pPr>
      <w:rPr>
        <w:rFonts w:hint="default" w:ascii="Arial" w:hAnsi="Arial"/>
      </w:rPr>
    </w:lvl>
    <w:lvl w:ilvl="5" w:tplc="FED85BA6" w:tentative="1">
      <w:start w:val="1"/>
      <w:numFmt w:val="bullet"/>
      <w:lvlText w:val="•"/>
      <w:lvlJc w:val="left"/>
      <w:pPr>
        <w:tabs>
          <w:tab w:val="num" w:pos="4320"/>
        </w:tabs>
        <w:ind w:left="4320" w:hanging="360"/>
      </w:pPr>
      <w:rPr>
        <w:rFonts w:hint="default" w:ascii="Arial" w:hAnsi="Arial"/>
      </w:rPr>
    </w:lvl>
    <w:lvl w:ilvl="6" w:tplc="81DEC244" w:tentative="1">
      <w:start w:val="1"/>
      <w:numFmt w:val="bullet"/>
      <w:lvlText w:val="•"/>
      <w:lvlJc w:val="left"/>
      <w:pPr>
        <w:tabs>
          <w:tab w:val="num" w:pos="5040"/>
        </w:tabs>
        <w:ind w:left="5040" w:hanging="360"/>
      </w:pPr>
      <w:rPr>
        <w:rFonts w:hint="default" w:ascii="Arial" w:hAnsi="Arial"/>
      </w:rPr>
    </w:lvl>
    <w:lvl w:ilvl="7" w:tplc="457642F0" w:tentative="1">
      <w:start w:val="1"/>
      <w:numFmt w:val="bullet"/>
      <w:lvlText w:val="•"/>
      <w:lvlJc w:val="left"/>
      <w:pPr>
        <w:tabs>
          <w:tab w:val="num" w:pos="5760"/>
        </w:tabs>
        <w:ind w:left="5760" w:hanging="360"/>
      </w:pPr>
      <w:rPr>
        <w:rFonts w:hint="default" w:ascii="Arial" w:hAnsi="Arial"/>
      </w:rPr>
    </w:lvl>
    <w:lvl w:ilvl="8" w:tplc="801AD3DC"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0E2840D4"/>
    <w:multiLevelType w:val="hybridMultilevel"/>
    <w:tmpl w:val="A8FA1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13A8D"/>
    <w:multiLevelType w:val="hybridMultilevel"/>
    <w:tmpl w:val="E4203032"/>
    <w:lvl w:ilvl="0" w:tplc="A0AEB7B4">
      <w:numFmt w:val="bullet"/>
      <w:lvlText w:val="-"/>
      <w:lvlJc w:val="left"/>
      <w:pPr>
        <w:ind w:left="720" w:hanging="360"/>
      </w:pPr>
      <w:rPr>
        <w:rFonts w:hint="default" w:ascii="Segoe UI" w:hAnsi="Segoe UI" w:cs="Segoe U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1BA1494"/>
    <w:multiLevelType w:val="hybridMultilevel"/>
    <w:tmpl w:val="373093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6065D9C"/>
    <w:multiLevelType w:val="hybridMultilevel"/>
    <w:tmpl w:val="63CE5E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04354"/>
    <w:multiLevelType w:val="hybridMultilevel"/>
    <w:tmpl w:val="6824CE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865653F"/>
    <w:multiLevelType w:val="hybridMultilevel"/>
    <w:tmpl w:val="DF02EA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B771C9F"/>
    <w:multiLevelType w:val="hybridMultilevel"/>
    <w:tmpl w:val="7C08B8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0712692"/>
    <w:multiLevelType w:val="hybridMultilevel"/>
    <w:tmpl w:val="AD7E5D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312A4E"/>
    <w:multiLevelType w:val="hybridMultilevel"/>
    <w:tmpl w:val="D696D5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BDF1368"/>
    <w:multiLevelType w:val="hybridMultilevel"/>
    <w:tmpl w:val="5A200A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D645EFE"/>
    <w:multiLevelType w:val="hybridMultilevel"/>
    <w:tmpl w:val="F1BAFF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E87726C"/>
    <w:multiLevelType w:val="hybridMultilevel"/>
    <w:tmpl w:val="C42439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244714C"/>
    <w:multiLevelType w:val="hybridMultilevel"/>
    <w:tmpl w:val="945E53C2"/>
    <w:lvl w:ilvl="0" w:tplc="CAB8B032">
      <w:start w:val="1"/>
      <w:numFmt w:val="bullet"/>
      <w:lvlText w:val=""/>
      <w:lvlJc w:val="left"/>
      <w:pPr>
        <w:tabs>
          <w:tab w:val="num" w:pos="720"/>
        </w:tabs>
        <w:ind w:left="720" w:hanging="360"/>
      </w:pPr>
      <w:rPr>
        <w:rFonts w:hint="default" w:ascii="Wingdings" w:hAnsi="Wingdings"/>
      </w:rPr>
    </w:lvl>
    <w:lvl w:ilvl="1" w:tplc="066219CE" w:tentative="1">
      <w:start w:val="1"/>
      <w:numFmt w:val="bullet"/>
      <w:lvlText w:val=""/>
      <w:lvlJc w:val="left"/>
      <w:pPr>
        <w:tabs>
          <w:tab w:val="num" w:pos="1440"/>
        </w:tabs>
        <w:ind w:left="1440" w:hanging="360"/>
      </w:pPr>
      <w:rPr>
        <w:rFonts w:hint="default" w:ascii="Wingdings" w:hAnsi="Wingdings"/>
      </w:rPr>
    </w:lvl>
    <w:lvl w:ilvl="2" w:tplc="5614A2BC" w:tentative="1">
      <w:start w:val="1"/>
      <w:numFmt w:val="bullet"/>
      <w:lvlText w:val=""/>
      <w:lvlJc w:val="left"/>
      <w:pPr>
        <w:tabs>
          <w:tab w:val="num" w:pos="2160"/>
        </w:tabs>
        <w:ind w:left="2160" w:hanging="360"/>
      </w:pPr>
      <w:rPr>
        <w:rFonts w:hint="default" w:ascii="Wingdings" w:hAnsi="Wingdings"/>
      </w:rPr>
    </w:lvl>
    <w:lvl w:ilvl="3" w:tplc="A6EA09EE" w:tentative="1">
      <w:start w:val="1"/>
      <w:numFmt w:val="bullet"/>
      <w:lvlText w:val=""/>
      <w:lvlJc w:val="left"/>
      <w:pPr>
        <w:tabs>
          <w:tab w:val="num" w:pos="2880"/>
        </w:tabs>
        <w:ind w:left="2880" w:hanging="360"/>
      </w:pPr>
      <w:rPr>
        <w:rFonts w:hint="default" w:ascii="Wingdings" w:hAnsi="Wingdings"/>
      </w:rPr>
    </w:lvl>
    <w:lvl w:ilvl="4" w:tplc="35124308" w:tentative="1">
      <w:start w:val="1"/>
      <w:numFmt w:val="bullet"/>
      <w:lvlText w:val=""/>
      <w:lvlJc w:val="left"/>
      <w:pPr>
        <w:tabs>
          <w:tab w:val="num" w:pos="3600"/>
        </w:tabs>
        <w:ind w:left="3600" w:hanging="360"/>
      </w:pPr>
      <w:rPr>
        <w:rFonts w:hint="default" w:ascii="Wingdings" w:hAnsi="Wingdings"/>
      </w:rPr>
    </w:lvl>
    <w:lvl w:ilvl="5" w:tplc="0832A62C" w:tentative="1">
      <w:start w:val="1"/>
      <w:numFmt w:val="bullet"/>
      <w:lvlText w:val=""/>
      <w:lvlJc w:val="left"/>
      <w:pPr>
        <w:tabs>
          <w:tab w:val="num" w:pos="4320"/>
        </w:tabs>
        <w:ind w:left="4320" w:hanging="360"/>
      </w:pPr>
      <w:rPr>
        <w:rFonts w:hint="default" w:ascii="Wingdings" w:hAnsi="Wingdings"/>
      </w:rPr>
    </w:lvl>
    <w:lvl w:ilvl="6" w:tplc="6472DCBA" w:tentative="1">
      <w:start w:val="1"/>
      <w:numFmt w:val="bullet"/>
      <w:lvlText w:val=""/>
      <w:lvlJc w:val="left"/>
      <w:pPr>
        <w:tabs>
          <w:tab w:val="num" w:pos="5040"/>
        </w:tabs>
        <w:ind w:left="5040" w:hanging="360"/>
      </w:pPr>
      <w:rPr>
        <w:rFonts w:hint="default" w:ascii="Wingdings" w:hAnsi="Wingdings"/>
      </w:rPr>
    </w:lvl>
    <w:lvl w:ilvl="7" w:tplc="79E6E4A0" w:tentative="1">
      <w:start w:val="1"/>
      <w:numFmt w:val="bullet"/>
      <w:lvlText w:val=""/>
      <w:lvlJc w:val="left"/>
      <w:pPr>
        <w:tabs>
          <w:tab w:val="num" w:pos="5760"/>
        </w:tabs>
        <w:ind w:left="5760" w:hanging="360"/>
      </w:pPr>
      <w:rPr>
        <w:rFonts w:hint="default" w:ascii="Wingdings" w:hAnsi="Wingdings"/>
      </w:rPr>
    </w:lvl>
    <w:lvl w:ilvl="8" w:tplc="53CA03CE"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635101F"/>
    <w:multiLevelType w:val="hybridMultilevel"/>
    <w:tmpl w:val="43E40576"/>
    <w:lvl w:ilvl="0" w:tplc="EDA68C0E">
      <w:start w:val="1"/>
      <w:numFmt w:val="bullet"/>
      <w:lvlText w:val=""/>
      <w:lvlJc w:val="left"/>
      <w:pPr>
        <w:tabs>
          <w:tab w:val="num" w:pos="720"/>
        </w:tabs>
        <w:ind w:left="720" w:hanging="360"/>
      </w:pPr>
      <w:rPr>
        <w:rFonts w:hint="default" w:ascii="Wingdings" w:hAnsi="Wingdings"/>
      </w:rPr>
    </w:lvl>
    <w:lvl w:ilvl="1" w:tplc="805812DE" w:tentative="1">
      <w:start w:val="1"/>
      <w:numFmt w:val="bullet"/>
      <w:lvlText w:val=""/>
      <w:lvlJc w:val="left"/>
      <w:pPr>
        <w:tabs>
          <w:tab w:val="num" w:pos="1440"/>
        </w:tabs>
        <w:ind w:left="1440" w:hanging="360"/>
      </w:pPr>
      <w:rPr>
        <w:rFonts w:hint="default" w:ascii="Wingdings" w:hAnsi="Wingdings"/>
      </w:rPr>
    </w:lvl>
    <w:lvl w:ilvl="2" w:tplc="18667F2A" w:tentative="1">
      <w:start w:val="1"/>
      <w:numFmt w:val="bullet"/>
      <w:lvlText w:val=""/>
      <w:lvlJc w:val="left"/>
      <w:pPr>
        <w:tabs>
          <w:tab w:val="num" w:pos="2160"/>
        </w:tabs>
        <w:ind w:left="2160" w:hanging="360"/>
      </w:pPr>
      <w:rPr>
        <w:rFonts w:hint="default" w:ascii="Wingdings" w:hAnsi="Wingdings"/>
      </w:rPr>
    </w:lvl>
    <w:lvl w:ilvl="3" w:tplc="E6B2BD3A" w:tentative="1">
      <w:start w:val="1"/>
      <w:numFmt w:val="bullet"/>
      <w:lvlText w:val=""/>
      <w:lvlJc w:val="left"/>
      <w:pPr>
        <w:tabs>
          <w:tab w:val="num" w:pos="2880"/>
        </w:tabs>
        <w:ind w:left="2880" w:hanging="360"/>
      </w:pPr>
      <w:rPr>
        <w:rFonts w:hint="default" w:ascii="Wingdings" w:hAnsi="Wingdings"/>
      </w:rPr>
    </w:lvl>
    <w:lvl w:ilvl="4" w:tplc="DA50EBBE" w:tentative="1">
      <w:start w:val="1"/>
      <w:numFmt w:val="bullet"/>
      <w:lvlText w:val=""/>
      <w:lvlJc w:val="left"/>
      <w:pPr>
        <w:tabs>
          <w:tab w:val="num" w:pos="3600"/>
        </w:tabs>
        <w:ind w:left="3600" w:hanging="360"/>
      </w:pPr>
      <w:rPr>
        <w:rFonts w:hint="default" w:ascii="Wingdings" w:hAnsi="Wingdings"/>
      </w:rPr>
    </w:lvl>
    <w:lvl w:ilvl="5" w:tplc="9F1A29DC" w:tentative="1">
      <w:start w:val="1"/>
      <w:numFmt w:val="bullet"/>
      <w:lvlText w:val=""/>
      <w:lvlJc w:val="left"/>
      <w:pPr>
        <w:tabs>
          <w:tab w:val="num" w:pos="4320"/>
        </w:tabs>
        <w:ind w:left="4320" w:hanging="360"/>
      </w:pPr>
      <w:rPr>
        <w:rFonts w:hint="default" w:ascii="Wingdings" w:hAnsi="Wingdings"/>
      </w:rPr>
    </w:lvl>
    <w:lvl w:ilvl="6" w:tplc="693CABA4" w:tentative="1">
      <w:start w:val="1"/>
      <w:numFmt w:val="bullet"/>
      <w:lvlText w:val=""/>
      <w:lvlJc w:val="left"/>
      <w:pPr>
        <w:tabs>
          <w:tab w:val="num" w:pos="5040"/>
        </w:tabs>
        <w:ind w:left="5040" w:hanging="360"/>
      </w:pPr>
      <w:rPr>
        <w:rFonts w:hint="default" w:ascii="Wingdings" w:hAnsi="Wingdings"/>
      </w:rPr>
    </w:lvl>
    <w:lvl w:ilvl="7" w:tplc="36CA46B2" w:tentative="1">
      <w:start w:val="1"/>
      <w:numFmt w:val="bullet"/>
      <w:lvlText w:val=""/>
      <w:lvlJc w:val="left"/>
      <w:pPr>
        <w:tabs>
          <w:tab w:val="num" w:pos="5760"/>
        </w:tabs>
        <w:ind w:left="5760" w:hanging="360"/>
      </w:pPr>
      <w:rPr>
        <w:rFonts w:hint="default" w:ascii="Wingdings" w:hAnsi="Wingdings"/>
      </w:rPr>
    </w:lvl>
    <w:lvl w:ilvl="8" w:tplc="74CAE9B4"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8680B85"/>
    <w:multiLevelType w:val="hybridMultilevel"/>
    <w:tmpl w:val="2D6CD7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EAB3AE3"/>
    <w:multiLevelType w:val="hybridMultilevel"/>
    <w:tmpl w:val="CC266C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FB336E"/>
    <w:multiLevelType w:val="hybridMultilevel"/>
    <w:tmpl w:val="A02A11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E5C41F3"/>
    <w:multiLevelType w:val="hybridMultilevel"/>
    <w:tmpl w:val="A8FA1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1438DB"/>
    <w:multiLevelType w:val="hybridMultilevel"/>
    <w:tmpl w:val="CEFC143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779729F8"/>
    <w:multiLevelType w:val="hybridMultilevel"/>
    <w:tmpl w:val="970C0F60"/>
    <w:lvl w:ilvl="0" w:tplc="146AA2B8">
      <w:start w:val="1"/>
      <w:numFmt w:val="bullet"/>
      <w:lvlText w:val="•"/>
      <w:lvlJc w:val="left"/>
      <w:pPr>
        <w:tabs>
          <w:tab w:val="num" w:pos="720"/>
        </w:tabs>
        <w:ind w:left="720" w:hanging="360"/>
      </w:pPr>
      <w:rPr>
        <w:rFonts w:hint="default" w:ascii="Arial" w:hAnsi="Arial"/>
      </w:rPr>
    </w:lvl>
    <w:lvl w:ilvl="1" w:tplc="ECA4F898" w:tentative="1">
      <w:start w:val="1"/>
      <w:numFmt w:val="bullet"/>
      <w:lvlText w:val="•"/>
      <w:lvlJc w:val="left"/>
      <w:pPr>
        <w:tabs>
          <w:tab w:val="num" w:pos="1440"/>
        </w:tabs>
        <w:ind w:left="1440" w:hanging="360"/>
      </w:pPr>
      <w:rPr>
        <w:rFonts w:hint="default" w:ascii="Arial" w:hAnsi="Arial"/>
      </w:rPr>
    </w:lvl>
    <w:lvl w:ilvl="2" w:tplc="85A0BE50" w:tentative="1">
      <w:start w:val="1"/>
      <w:numFmt w:val="bullet"/>
      <w:lvlText w:val="•"/>
      <w:lvlJc w:val="left"/>
      <w:pPr>
        <w:tabs>
          <w:tab w:val="num" w:pos="2160"/>
        </w:tabs>
        <w:ind w:left="2160" w:hanging="360"/>
      </w:pPr>
      <w:rPr>
        <w:rFonts w:hint="default" w:ascii="Arial" w:hAnsi="Arial"/>
      </w:rPr>
    </w:lvl>
    <w:lvl w:ilvl="3" w:tplc="B08C8A0C" w:tentative="1">
      <w:start w:val="1"/>
      <w:numFmt w:val="bullet"/>
      <w:lvlText w:val="•"/>
      <w:lvlJc w:val="left"/>
      <w:pPr>
        <w:tabs>
          <w:tab w:val="num" w:pos="2880"/>
        </w:tabs>
        <w:ind w:left="2880" w:hanging="360"/>
      </w:pPr>
      <w:rPr>
        <w:rFonts w:hint="default" w:ascii="Arial" w:hAnsi="Arial"/>
      </w:rPr>
    </w:lvl>
    <w:lvl w:ilvl="4" w:tplc="6C86F08C" w:tentative="1">
      <w:start w:val="1"/>
      <w:numFmt w:val="bullet"/>
      <w:lvlText w:val="•"/>
      <w:lvlJc w:val="left"/>
      <w:pPr>
        <w:tabs>
          <w:tab w:val="num" w:pos="3600"/>
        </w:tabs>
        <w:ind w:left="3600" w:hanging="360"/>
      </w:pPr>
      <w:rPr>
        <w:rFonts w:hint="default" w:ascii="Arial" w:hAnsi="Arial"/>
      </w:rPr>
    </w:lvl>
    <w:lvl w:ilvl="5" w:tplc="AFCEE66C" w:tentative="1">
      <w:start w:val="1"/>
      <w:numFmt w:val="bullet"/>
      <w:lvlText w:val="•"/>
      <w:lvlJc w:val="left"/>
      <w:pPr>
        <w:tabs>
          <w:tab w:val="num" w:pos="4320"/>
        </w:tabs>
        <w:ind w:left="4320" w:hanging="360"/>
      </w:pPr>
      <w:rPr>
        <w:rFonts w:hint="default" w:ascii="Arial" w:hAnsi="Arial"/>
      </w:rPr>
    </w:lvl>
    <w:lvl w:ilvl="6" w:tplc="6D28361C" w:tentative="1">
      <w:start w:val="1"/>
      <w:numFmt w:val="bullet"/>
      <w:lvlText w:val="•"/>
      <w:lvlJc w:val="left"/>
      <w:pPr>
        <w:tabs>
          <w:tab w:val="num" w:pos="5040"/>
        </w:tabs>
        <w:ind w:left="5040" w:hanging="360"/>
      </w:pPr>
      <w:rPr>
        <w:rFonts w:hint="default" w:ascii="Arial" w:hAnsi="Arial"/>
      </w:rPr>
    </w:lvl>
    <w:lvl w:ilvl="7" w:tplc="28466A86" w:tentative="1">
      <w:start w:val="1"/>
      <w:numFmt w:val="bullet"/>
      <w:lvlText w:val="•"/>
      <w:lvlJc w:val="left"/>
      <w:pPr>
        <w:tabs>
          <w:tab w:val="num" w:pos="5760"/>
        </w:tabs>
        <w:ind w:left="5760" w:hanging="360"/>
      </w:pPr>
      <w:rPr>
        <w:rFonts w:hint="default" w:ascii="Arial" w:hAnsi="Arial"/>
      </w:rPr>
    </w:lvl>
    <w:lvl w:ilvl="8" w:tplc="24EE42AA" w:tentative="1">
      <w:start w:val="1"/>
      <w:numFmt w:val="bullet"/>
      <w:lvlText w:val="•"/>
      <w:lvlJc w:val="left"/>
      <w:pPr>
        <w:tabs>
          <w:tab w:val="num" w:pos="6480"/>
        </w:tabs>
        <w:ind w:left="6480" w:hanging="360"/>
      </w:pPr>
      <w:rPr>
        <w:rFonts w:hint="default" w:ascii="Arial" w:hAnsi="Arial"/>
      </w:rPr>
    </w:lvl>
  </w:abstractNum>
  <w:abstractNum w:abstractNumId="23" w15:restartNumberingAfterBreak="0">
    <w:nsid w:val="7FA529BA"/>
    <w:multiLevelType w:val="hybridMultilevel"/>
    <w:tmpl w:val="0548044A"/>
    <w:lvl w:ilvl="0" w:tplc="E0F4B226">
      <w:start w:val="1"/>
      <w:numFmt w:val="bullet"/>
      <w:lvlText w:val="•"/>
      <w:lvlJc w:val="left"/>
      <w:pPr>
        <w:tabs>
          <w:tab w:val="num" w:pos="720"/>
        </w:tabs>
        <w:ind w:left="720" w:hanging="360"/>
      </w:pPr>
      <w:rPr>
        <w:rFonts w:hint="default" w:ascii="Arial" w:hAnsi="Arial"/>
      </w:rPr>
    </w:lvl>
    <w:lvl w:ilvl="1" w:tplc="E1FADAD2" w:tentative="1">
      <w:start w:val="1"/>
      <w:numFmt w:val="bullet"/>
      <w:lvlText w:val="•"/>
      <w:lvlJc w:val="left"/>
      <w:pPr>
        <w:tabs>
          <w:tab w:val="num" w:pos="1440"/>
        </w:tabs>
        <w:ind w:left="1440" w:hanging="360"/>
      </w:pPr>
      <w:rPr>
        <w:rFonts w:hint="default" w:ascii="Arial" w:hAnsi="Arial"/>
      </w:rPr>
    </w:lvl>
    <w:lvl w:ilvl="2" w:tplc="348E9A2A" w:tentative="1">
      <w:start w:val="1"/>
      <w:numFmt w:val="bullet"/>
      <w:lvlText w:val="•"/>
      <w:lvlJc w:val="left"/>
      <w:pPr>
        <w:tabs>
          <w:tab w:val="num" w:pos="2160"/>
        </w:tabs>
        <w:ind w:left="2160" w:hanging="360"/>
      </w:pPr>
      <w:rPr>
        <w:rFonts w:hint="default" w:ascii="Arial" w:hAnsi="Arial"/>
      </w:rPr>
    </w:lvl>
    <w:lvl w:ilvl="3" w:tplc="A8AEACD8" w:tentative="1">
      <w:start w:val="1"/>
      <w:numFmt w:val="bullet"/>
      <w:lvlText w:val="•"/>
      <w:lvlJc w:val="left"/>
      <w:pPr>
        <w:tabs>
          <w:tab w:val="num" w:pos="2880"/>
        </w:tabs>
        <w:ind w:left="2880" w:hanging="360"/>
      </w:pPr>
      <w:rPr>
        <w:rFonts w:hint="default" w:ascii="Arial" w:hAnsi="Arial"/>
      </w:rPr>
    </w:lvl>
    <w:lvl w:ilvl="4" w:tplc="71487AA8" w:tentative="1">
      <w:start w:val="1"/>
      <w:numFmt w:val="bullet"/>
      <w:lvlText w:val="•"/>
      <w:lvlJc w:val="left"/>
      <w:pPr>
        <w:tabs>
          <w:tab w:val="num" w:pos="3600"/>
        </w:tabs>
        <w:ind w:left="3600" w:hanging="360"/>
      </w:pPr>
      <w:rPr>
        <w:rFonts w:hint="default" w:ascii="Arial" w:hAnsi="Arial"/>
      </w:rPr>
    </w:lvl>
    <w:lvl w:ilvl="5" w:tplc="22E63068" w:tentative="1">
      <w:start w:val="1"/>
      <w:numFmt w:val="bullet"/>
      <w:lvlText w:val="•"/>
      <w:lvlJc w:val="left"/>
      <w:pPr>
        <w:tabs>
          <w:tab w:val="num" w:pos="4320"/>
        </w:tabs>
        <w:ind w:left="4320" w:hanging="360"/>
      </w:pPr>
      <w:rPr>
        <w:rFonts w:hint="default" w:ascii="Arial" w:hAnsi="Arial"/>
      </w:rPr>
    </w:lvl>
    <w:lvl w:ilvl="6" w:tplc="68E81394" w:tentative="1">
      <w:start w:val="1"/>
      <w:numFmt w:val="bullet"/>
      <w:lvlText w:val="•"/>
      <w:lvlJc w:val="left"/>
      <w:pPr>
        <w:tabs>
          <w:tab w:val="num" w:pos="5040"/>
        </w:tabs>
        <w:ind w:left="5040" w:hanging="360"/>
      </w:pPr>
      <w:rPr>
        <w:rFonts w:hint="default" w:ascii="Arial" w:hAnsi="Arial"/>
      </w:rPr>
    </w:lvl>
    <w:lvl w:ilvl="7" w:tplc="846CA9CA" w:tentative="1">
      <w:start w:val="1"/>
      <w:numFmt w:val="bullet"/>
      <w:lvlText w:val="•"/>
      <w:lvlJc w:val="left"/>
      <w:pPr>
        <w:tabs>
          <w:tab w:val="num" w:pos="5760"/>
        </w:tabs>
        <w:ind w:left="5760" w:hanging="360"/>
      </w:pPr>
      <w:rPr>
        <w:rFonts w:hint="default" w:ascii="Arial" w:hAnsi="Arial"/>
      </w:rPr>
    </w:lvl>
    <w:lvl w:ilvl="8" w:tplc="2EC6AF30" w:tentative="1">
      <w:start w:val="1"/>
      <w:numFmt w:val="bullet"/>
      <w:lvlText w:val="•"/>
      <w:lvlJc w:val="left"/>
      <w:pPr>
        <w:tabs>
          <w:tab w:val="num" w:pos="6480"/>
        </w:tabs>
        <w:ind w:left="6480" w:hanging="360"/>
      </w:pPr>
      <w:rPr>
        <w:rFonts w:hint="default" w:ascii="Arial" w:hAnsi="Arial"/>
      </w:rPr>
    </w:lvl>
  </w:abstractNum>
  <w:num w:numId="1">
    <w:abstractNumId w:val="15"/>
  </w:num>
  <w:num w:numId="2">
    <w:abstractNumId w:val="14"/>
  </w:num>
  <w:num w:numId="3">
    <w:abstractNumId w:val="16"/>
  </w:num>
  <w:num w:numId="4">
    <w:abstractNumId w:val="21"/>
  </w:num>
  <w:num w:numId="5">
    <w:abstractNumId w:val="8"/>
  </w:num>
  <w:num w:numId="6">
    <w:abstractNumId w:val="12"/>
  </w:num>
  <w:num w:numId="7">
    <w:abstractNumId w:val="17"/>
  </w:num>
  <w:num w:numId="8">
    <w:abstractNumId w:val="13"/>
  </w:num>
  <w:num w:numId="9">
    <w:abstractNumId w:val="6"/>
  </w:num>
  <w:num w:numId="10">
    <w:abstractNumId w:val="0"/>
  </w:num>
  <w:num w:numId="11">
    <w:abstractNumId w:val="7"/>
  </w:num>
  <w:num w:numId="12">
    <w:abstractNumId w:val="19"/>
  </w:num>
  <w:num w:numId="13">
    <w:abstractNumId w:val="23"/>
  </w:num>
  <w:num w:numId="14">
    <w:abstractNumId w:val="1"/>
  </w:num>
  <w:num w:numId="15">
    <w:abstractNumId w:val="2"/>
  </w:num>
  <w:num w:numId="16">
    <w:abstractNumId w:val="22"/>
  </w:num>
  <w:num w:numId="17">
    <w:abstractNumId w:val="5"/>
  </w:num>
  <w:num w:numId="18">
    <w:abstractNumId w:val="9"/>
  </w:num>
  <w:num w:numId="19">
    <w:abstractNumId w:val="11"/>
  </w:num>
  <w:num w:numId="20">
    <w:abstractNumId w:val="3"/>
  </w:num>
  <w:num w:numId="21">
    <w:abstractNumId w:val="20"/>
  </w:num>
  <w:num w:numId="22">
    <w:abstractNumId w:val="4"/>
  </w:num>
  <w:num w:numId="23">
    <w:abstractNumId w:val="10"/>
  </w:num>
  <w:num w:numId="2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1">
    <w15:presenceInfo w15:providerId="None" w15:userId="User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proofState w:spelling="clean" w:grammar="dirty"/>
  <w:trackRevisions w:val="tru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21"/>
    <w:rsid w:val="000002E9"/>
    <w:rsid w:val="00000B07"/>
    <w:rsid w:val="00000EE7"/>
    <w:rsid w:val="00006D8A"/>
    <w:rsid w:val="00011B75"/>
    <w:rsid w:val="00013876"/>
    <w:rsid w:val="00014F87"/>
    <w:rsid w:val="0001612A"/>
    <w:rsid w:val="00016E76"/>
    <w:rsid w:val="00017AB9"/>
    <w:rsid w:val="00023F3A"/>
    <w:rsid w:val="00030C51"/>
    <w:rsid w:val="00031E11"/>
    <w:rsid w:val="000343FC"/>
    <w:rsid w:val="00036708"/>
    <w:rsid w:val="000409A3"/>
    <w:rsid w:val="00043507"/>
    <w:rsid w:val="00044FCF"/>
    <w:rsid w:val="0005465E"/>
    <w:rsid w:val="000547A8"/>
    <w:rsid w:val="000551F3"/>
    <w:rsid w:val="00056ED2"/>
    <w:rsid w:val="000602FC"/>
    <w:rsid w:val="00060B18"/>
    <w:rsid w:val="00064398"/>
    <w:rsid w:val="000668DE"/>
    <w:rsid w:val="00066A0D"/>
    <w:rsid w:val="00072516"/>
    <w:rsid w:val="000728F4"/>
    <w:rsid w:val="000759E6"/>
    <w:rsid w:val="00075C38"/>
    <w:rsid w:val="00075D8F"/>
    <w:rsid w:val="00080B8B"/>
    <w:rsid w:val="00082478"/>
    <w:rsid w:val="0008384B"/>
    <w:rsid w:val="00084F25"/>
    <w:rsid w:val="00085EEA"/>
    <w:rsid w:val="00087B58"/>
    <w:rsid w:val="000923DB"/>
    <w:rsid w:val="00094D4B"/>
    <w:rsid w:val="0009588F"/>
    <w:rsid w:val="00096A9C"/>
    <w:rsid w:val="00096B5A"/>
    <w:rsid w:val="000A1119"/>
    <w:rsid w:val="000B13AF"/>
    <w:rsid w:val="000B620F"/>
    <w:rsid w:val="000B6609"/>
    <w:rsid w:val="000B677E"/>
    <w:rsid w:val="000B68B6"/>
    <w:rsid w:val="000B7E62"/>
    <w:rsid w:val="000C1029"/>
    <w:rsid w:val="000C2971"/>
    <w:rsid w:val="000D326D"/>
    <w:rsid w:val="000D7C9B"/>
    <w:rsid w:val="000E1411"/>
    <w:rsid w:val="000E1FA8"/>
    <w:rsid w:val="000E79B3"/>
    <w:rsid w:val="000E7FB5"/>
    <w:rsid w:val="000F2E80"/>
    <w:rsid w:val="000F498B"/>
    <w:rsid w:val="000F53C4"/>
    <w:rsid w:val="000F543D"/>
    <w:rsid w:val="000F79AB"/>
    <w:rsid w:val="000F7A27"/>
    <w:rsid w:val="001003B2"/>
    <w:rsid w:val="00101101"/>
    <w:rsid w:val="001041AE"/>
    <w:rsid w:val="00105288"/>
    <w:rsid w:val="0010542B"/>
    <w:rsid w:val="001063A8"/>
    <w:rsid w:val="00106F53"/>
    <w:rsid w:val="001105A1"/>
    <w:rsid w:val="00110C43"/>
    <w:rsid w:val="00116F79"/>
    <w:rsid w:val="00123818"/>
    <w:rsid w:val="00124CD3"/>
    <w:rsid w:val="00125C68"/>
    <w:rsid w:val="001278A6"/>
    <w:rsid w:val="00131CDE"/>
    <w:rsid w:val="00131F67"/>
    <w:rsid w:val="001343E9"/>
    <w:rsid w:val="00134471"/>
    <w:rsid w:val="001358B3"/>
    <w:rsid w:val="00137162"/>
    <w:rsid w:val="0014126C"/>
    <w:rsid w:val="001416C3"/>
    <w:rsid w:val="00142A01"/>
    <w:rsid w:val="0014788A"/>
    <w:rsid w:val="00154F40"/>
    <w:rsid w:val="0015507D"/>
    <w:rsid w:val="00161A9E"/>
    <w:rsid w:val="00163161"/>
    <w:rsid w:val="0017049D"/>
    <w:rsid w:val="00170506"/>
    <w:rsid w:val="00170B3E"/>
    <w:rsid w:val="00172F49"/>
    <w:rsid w:val="00180FA8"/>
    <w:rsid w:val="00184878"/>
    <w:rsid w:val="00184F00"/>
    <w:rsid w:val="00186545"/>
    <w:rsid w:val="0019116A"/>
    <w:rsid w:val="00195BA3"/>
    <w:rsid w:val="00196940"/>
    <w:rsid w:val="001A182A"/>
    <w:rsid w:val="001A5A8E"/>
    <w:rsid w:val="001A71E7"/>
    <w:rsid w:val="001B077E"/>
    <w:rsid w:val="001B089C"/>
    <w:rsid w:val="001B1AEC"/>
    <w:rsid w:val="001B1DE2"/>
    <w:rsid w:val="001B2235"/>
    <w:rsid w:val="001B4B57"/>
    <w:rsid w:val="001B4DD3"/>
    <w:rsid w:val="001C0E31"/>
    <w:rsid w:val="001C2F3E"/>
    <w:rsid w:val="001C4852"/>
    <w:rsid w:val="001C5C6E"/>
    <w:rsid w:val="001C5EE7"/>
    <w:rsid w:val="001C6448"/>
    <w:rsid w:val="001D50DF"/>
    <w:rsid w:val="001E3734"/>
    <w:rsid w:val="001E722E"/>
    <w:rsid w:val="001E7391"/>
    <w:rsid w:val="001F329E"/>
    <w:rsid w:val="001F4B34"/>
    <w:rsid w:val="0020055D"/>
    <w:rsid w:val="00201E34"/>
    <w:rsid w:val="00203349"/>
    <w:rsid w:val="00204085"/>
    <w:rsid w:val="00205995"/>
    <w:rsid w:val="00206002"/>
    <w:rsid w:val="002061A1"/>
    <w:rsid w:val="002079FF"/>
    <w:rsid w:val="002108ED"/>
    <w:rsid w:val="00220066"/>
    <w:rsid w:val="0022030C"/>
    <w:rsid w:val="002209BB"/>
    <w:rsid w:val="002256F7"/>
    <w:rsid w:val="00230FB7"/>
    <w:rsid w:val="00231E67"/>
    <w:rsid w:val="00231FF6"/>
    <w:rsid w:val="0023380A"/>
    <w:rsid w:val="002340CD"/>
    <w:rsid w:val="0023473E"/>
    <w:rsid w:val="00235032"/>
    <w:rsid w:val="00236312"/>
    <w:rsid w:val="00236D11"/>
    <w:rsid w:val="00240C93"/>
    <w:rsid w:val="00242D93"/>
    <w:rsid w:val="00245A16"/>
    <w:rsid w:val="00246B3F"/>
    <w:rsid w:val="00250FF9"/>
    <w:rsid w:val="0025281D"/>
    <w:rsid w:val="00253C6E"/>
    <w:rsid w:val="00261100"/>
    <w:rsid w:val="002611CD"/>
    <w:rsid w:val="002640FD"/>
    <w:rsid w:val="00266646"/>
    <w:rsid w:val="0026738D"/>
    <w:rsid w:val="00271014"/>
    <w:rsid w:val="00276994"/>
    <w:rsid w:val="0028072E"/>
    <w:rsid w:val="00281A9E"/>
    <w:rsid w:val="0028364A"/>
    <w:rsid w:val="00284D89"/>
    <w:rsid w:val="00285960"/>
    <w:rsid w:val="00287BA9"/>
    <w:rsid w:val="0029275A"/>
    <w:rsid w:val="002956A6"/>
    <w:rsid w:val="0029571B"/>
    <w:rsid w:val="00297B6D"/>
    <w:rsid w:val="002A0FDF"/>
    <w:rsid w:val="002A20BC"/>
    <w:rsid w:val="002A41E6"/>
    <w:rsid w:val="002B11EB"/>
    <w:rsid w:val="002B2F39"/>
    <w:rsid w:val="002B344A"/>
    <w:rsid w:val="002C2A51"/>
    <w:rsid w:val="002C2FD1"/>
    <w:rsid w:val="002C3807"/>
    <w:rsid w:val="002C5E42"/>
    <w:rsid w:val="002C65A6"/>
    <w:rsid w:val="002C67BB"/>
    <w:rsid w:val="002C74FF"/>
    <w:rsid w:val="002D1E7A"/>
    <w:rsid w:val="002D3D24"/>
    <w:rsid w:val="002D6BD7"/>
    <w:rsid w:val="002E0FAD"/>
    <w:rsid w:val="002E48CE"/>
    <w:rsid w:val="002E7CF3"/>
    <w:rsid w:val="002F21BB"/>
    <w:rsid w:val="002F2C8E"/>
    <w:rsid w:val="002F3609"/>
    <w:rsid w:val="002F68FA"/>
    <w:rsid w:val="003012B9"/>
    <w:rsid w:val="00306C84"/>
    <w:rsid w:val="003073D7"/>
    <w:rsid w:val="00311CAF"/>
    <w:rsid w:val="003213C7"/>
    <w:rsid w:val="00324346"/>
    <w:rsid w:val="00326A1F"/>
    <w:rsid w:val="00326C46"/>
    <w:rsid w:val="00326DA2"/>
    <w:rsid w:val="003302A7"/>
    <w:rsid w:val="00330334"/>
    <w:rsid w:val="00330907"/>
    <w:rsid w:val="00337601"/>
    <w:rsid w:val="003416EB"/>
    <w:rsid w:val="003462F9"/>
    <w:rsid w:val="00346A43"/>
    <w:rsid w:val="00350E71"/>
    <w:rsid w:val="00352469"/>
    <w:rsid w:val="00356440"/>
    <w:rsid w:val="00361C51"/>
    <w:rsid w:val="00373879"/>
    <w:rsid w:val="0037567F"/>
    <w:rsid w:val="00376E20"/>
    <w:rsid w:val="00377F58"/>
    <w:rsid w:val="00380036"/>
    <w:rsid w:val="00382F94"/>
    <w:rsid w:val="00383FC9"/>
    <w:rsid w:val="00384207"/>
    <w:rsid w:val="00384975"/>
    <w:rsid w:val="00386FB1"/>
    <w:rsid w:val="003919ED"/>
    <w:rsid w:val="00397EC5"/>
    <w:rsid w:val="00397FFC"/>
    <w:rsid w:val="003A2752"/>
    <w:rsid w:val="003B2049"/>
    <w:rsid w:val="003B3358"/>
    <w:rsid w:val="003B3F56"/>
    <w:rsid w:val="003B4A03"/>
    <w:rsid w:val="003B4C94"/>
    <w:rsid w:val="003B777B"/>
    <w:rsid w:val="003B77A4"/>
    <w:rsid w:val="003C23B8"/>
    <w:rsid w:val="003C35C8"/>
    <w:rsid w:val="003C3BCB"/>
    <w:rsid w:val="003C3F86"/>
    <w:rsid w:val="003C5A65"/>
    <w:rsid w:val="003D031D"/>
    <w:rsid w:val="003D1438"/>
    <w:rsid w:val="003D5655"/>
    <w:rsid w:val="003D5F95"/>
    <w:rsid w:val="003D6E17"/>
    <w:rsid w:val="003D6EBE"/>
    <w:rsid w:val="003E0B3F"/>
    <w:rsid w:val="003E5333"/>
    <w:rsid w:val="003E71A9"/>
    <w:rsid w:val="003E7A33"/>
    <w:rsid w:val="003F5880"/>
    <w:rsid w:val="003F6DD4"/>
    <w:rsid w:val="00402482"/>
    <w:rsid w:val="00403BEC"/>
    <w:rsid w:val="00404E16"/>
    <w:rsid w:val="004125B7"/>
    <w:rsid w:val="00412872"/>
    <w:rsid w:val="00412D3B"/>
    <w:rsid w:val="00420BA2"/>
    <w:rsid w:val="00421FC0"/>
    <w:rsid w:val="00422194"/>
    <w:rsid w:val="004242FD"/>
    <w:rsid w:val="00426708"/>
    <w:rsid w:val="00427810"/>
    <w:rsid w:val="00427A0A"/>
    <w:rsid w:val="00432E3D"/>
    <w:rsid w:val="00436E7E"/>
    <w:rsid w:val="00436F6F"/>
    <w:rsid w:val="00440B22"/>
    <w:rsid w:val="0044128C"/>
    <w:rsid w:val="00444878"/>
    <w:rsid w:val="004467D5"/>
    <w:rsid w:val="0044724F"/>
    <w:rsid w:val="004473AD"/>
    <w:rsid w:val="0044752A"/>
    <w:rsid w:val="00451653"/>
    <w:rsid w:val="00453240"/>
    <w:rsid w:val="004556FB"/>
    <w:rsid w:val="004557D0"/>
    <w:rsid w:val="00455A20"/>
    <w:rsid w:val="00456463"/>
    <w:rsid w:val="00457800"/>
    <w:rsid w:val="00461DA4"/>
    <w:rsid w:val="00466228"/>
    <w:rsid w:val="00471488"/>
    <w:rsid w:val="00471AB2"/>
    <w:rsid w:val="0047596C"/>
    <w:rsid w:val="004766FD"/>
    <w:rsid w:val="00477064"/>
    <w:rsid w:val="004775C0"/>
    <w:rsid w:val="00480258"/>
    <w:rsid w:val="0048303B"/>
    <w:rsid w:val="00483F8B"/>
    <w:rsid w:val="004850F7"/>
    <w:rsid w:val="00485C3A"/>
    <w:rsid w:val="0049397F"/>
    <w:rsid w:val="004943A1"/>
    <w:rsid w:val="00496C03"/>
    <w:rsid w:val="004A46F5"/>
    <w:rsid w:val="004B2168"/>
    <w:rsid w:val="004B341D"/>
    <w:rsid w:val="004B39B9"/>
    <w:rsid w:val="004B4ED1"/>
    <w:rsid w:val="004C029E"/>
    <w:rsid w:val="004C1350"/>
    <w:rsid w:val="004C5072"/>
    <w:rsid w:val="004C55BC"/>
    <w:rsid w:val="004C7EE5"/>
    <w:rsid w:val="004D4BC4"/>
    <w:rsid w:val="004D5F7C"/>
    <w:rsid w:val="004E211D"/>
    <w:rsid w:val="004E4537"/>
    <w:rsid w:val="004E63E4"/>
    <w:rsid w:val="004F30F5"/>
    <w:rsid w:val="004F4950"/>
    <w:rsid w:val="004F56BA"/>
    <w:rsid w:val="00503125"/>
    <w:rsid w:val="00505147"/>
    <w:rsid w:val="00505F4D"/>
    <w:rsid w:val="0050687C"/>
    <w:rsid w:val="00506D3E"/>
    <w:rsid w:val="005078DB"/>
    <w:rsid w:val="005107D4"/>
    <w:rsid w:val="00511D83"/>
    <w:rsid w:val="00511DF7"/>
    <w:rsid w:val="00516B56"/>
    <w:rsid w:val="00516D2D"/>
    <w:rsid w:val="00520C1A"/>
    <w:rsid w:val="00531792"/>
    <w:rsid w:val="00532B64"/>
    <w:rsid w:val="0053302F"/>
    <w:rsid w:val="005342BC"/>
    <w:rsid w:val="00544BB3"/>
    <w:rsid w:val="00546CC6"/>
    <w:rsid w:val="00550AF2"/>
    <w:rsid w:val="00550D30"/>
    <w:rsid w:val="0055163B"/>
    <w:rsid w:val="00557C11"/>
    <w:rsid w:val="00557C1A"/>
    <w:rsid w:val="00564411"/>
    <w:rsid w:val="00573ABD"/>
    <w:rsid w:val="00573D32"/>
    <w:rsid w:val="0057777C"/>
    <w:rsid w:val="00580408"/>
    <w:rsid w:val="00580A1B"/>
    <w:rsid w:val="0058425A"/>
    <w:rsid w:val="0058599F"/>
    <w:rsid w:val="0059021D"/>
    <w:rsid w:val="005A0FC0"/>
    <w:rsid w:val="005A194B"/>
    <w:rsid w:val="005A6E53"/>
    <w:rsid w:val="005B0485"/>
    <w:rsid w:val="005B0554"/>
    <w:rsid w:val="005B3974"/>
    <w:rsid w:val="005B56FE"/>
    <w:rsid w:val="005C3AEA"/>
    <w:rsid w:val="005D07F2"/>
    <w:rsid w:val="005D46A7"/>
    <w:rsid w:val="005E113F"/>
    <w:rsid w:val="005E1F5E"/>
    <w:rsid w:val="005E28DD"/>
    <w:rsid w:val="005E3D59"/>
    <w:rsid w:val="005E57D9"/>
    <w:rsid w:val="005E587A"/>
    <w:rsid w:val="005E7F51"/>
    <w:rsid w:val="005F6DC6"/>
    <w:rsid w:val="006011CF"/>
    <w:rsid w:val="00602D04"/>
    <w:rsid w:val="00603524"/>
    <w:rsid w:val="00604F5B"/>
    <w:rsid w:val="0060626E"/>
    <w:rsid w:val="006068E1"/>
    <w:rsid w:val="006069F2"/>
    <w:rsid w:val="00606C20"/>
    <w:rsid w:val="00607AB9"/>
    <w:rsid w:val="00612E35"/>
    <w:rsid w:val="00613CA3"/>
    <w:rsid w:val="006149B2"/>
    <w:rsid w:val="00623130"/>
    <w:rsid w:val="00624030"/>
    <w:rsid w:val="00624782"/>
    <w:rsid w:val="00630D0F"/>
    <w:rsid w:val="006315AC"/>
    <w:rsid w:val="00631707"/>
    <w:rsid w:val="006422FD"/>
    <w:rsid w:val="00642F75"/>
    <w:rsid w:val="00643C0F"/>
    <w:rsid w:val="00644949"/>
    <w:rsid w:val="00647115"/>
    <w:rsid w:val="0065790D"/>
    <w:rsid w:val="0067054C"/>
    <w:rsid w:val="00670C6C"/>
    <w:rsid w:val="0067136A"/>
    <w:rsid w:val="00673F08"/>
    <w:rsid w:val="00694226"/>
    <w:rsid w:val="006A31FD"/>
    <w:rsid w:val="006A36A3"/>
    <w:rsid w:val="006A641E"/>
    <w:rsid w:val="006B00E3"/>
    <w:rsid w:val="006B07AB"/>
    <w:rsid w:val="006B1454"/>
    <w:rsid w:val="006B1E41"/>
    <w:rsid w:val="006B2EC0"/>
    <w:rsid w:val="006B4850"/>
    <w:rsid w:val="006C0B66"/>
    <w:rsid w:val="006C282C"/>
    <w:rsid w:val="006C60E8"/>
    <w:rsid w:val="006C628E"/>
    <w:rsid w:val="006D0781"/>
    <w:rsid w:val="006D1CF1"/>
    <w:rsid w:val="006D57CC"/>
    <w:rsid w:val="006D6282"/>
    <w:rsid w:val="006D6AF0"/>
    <w:rsid w:val="006D6F0A"/>
    <w:rsid w:val="006E4701"/>
    <w:rsid w:val="006E529B"/>
    <w:rsid w:val="006F0CE9"/>
    <w:rsid w:val="006F1979"/>
    <w:rsid w:val="006F62DA"/>
    <w:rsid w:val="006F6F47"/>
    <w:rsid w:val="00702FAE"/>
    <w:rsid w:val="00706674"/>
    <w:rsid w:val="00707D6E"/>
    <w:rsid w:val="00711460"/>
    <w:rsid w:val="007119C1"/>
    <w:rsid w:val="0071528A"/>
    <w:rsid w:val="00721AE1"/>
    <w:rsid w:val="00722AE2"/>
    <w:rsid w:val="00731D82"/>
    <w:rsid w:val="0073275B"/>
    <w:rsid w:val="00735009"/>
    <w:rsid w:val="00742672"/>
    <w:rsid w:val="00746CCA"/>
    <w:rsid w:val="00746D96"/>
    <w:rsid w:val="00751DD2"/>
    <w:rsid w:val="00751FEA"/>
    <w:rsid w:val="00752334"/>
    <w:rsid w:val="00757A39"/>
    <w:rsid w:val="00761BC5"/>
    <w:rsid w:val="00761C3A"/>
    <w:rsid w:val="00764721"/>
    <w:rsid w:val="00764A73"/>
    <w:rsid w:val="00766FF6"/>
    <w:rsid w:val="00767DE0"/>
    <w:rsid w:val="00770797"/>
    <w:rsid w:val="00773449"/>
    <w:rsid w:val="007828BA"/>
    <w:rsid w:val="00785068"/>
    <w:rsid w:val="00795FBE"/>
    <w:rsid w:val="00796D93"/>
    <w:rsid w:val="007A0E62"/>
    <w:rsid w:val="007A1867"/>
    <w:rsid w:val="007A2ABB"/>
    <w:rsid w:val="007A6738"/>
    <w:rsid w:val="007B1A55"/>
    <w:rsid w:val="007B1FA5"/>
    <w:rsid w:val="007B4DF9"/>
    <w:rsid w:val="007B5D41"/>
    <w:rsid w:val="007B5D69"/>
    <w:rsid w:val="007C0D60"/>
    <w:rsid w:val="007C1183"/>
    <w:rsid w:val="007C4223"/>
    <w:rsid w:val="007C696D"/>
    <w:rsid w:val="007D0016"/>
    <w:rsid w:val="007D1AB7"/>
    <w:rsid w:val="007D21ED"/>
    <w:rsid w:val="007E3728"/>
    <w:rsid w:val="007E4BF5"/>
    <w:rsid w:val="007E6078"/>
    <w:rsid w:val="007E67A8"/>
    <w:rsid w:val="007F5A6F"/>
    <w:rsid w:val="007F6D2B"/>
    <w:rsid w:val="00802E7D"/>
    <w:rsid w:val="008039F9"/>
    <w:rsid w:val="00803F4F"/>
    <w:rsid w:val="00805587"/>
    <w:rsid w:val="008055C6"/>
    <w:rsid w:val="008073D0"/>
    <w:rsid w:val="0081025C"/>
    <w:rsid w:val="008133B0"/>
    <w:rsid w:val="00814924"/>
    <w:rsid w:val="00816903"/>
    <w:rsid w:val="008171CC"/>
    <w:rsid w:val="00823A5E"/>
    <w:rsid w:val="00824A52"/>
    <w:rsid w:val="008323E3"/>
    <w:rsid w:val="00833317"/>
    <w:rsid w:val="0083607C"/>
    <w:rsid w:val="00842125"/>
    <w:rsid w:val="00847E8F"/>
    <w:rsid w:val="00847F29"/>
    <w:rsid w:val="008502F3"/>
    <w:rsid w:val="00850345"/>
    <w:rsid w:val="00850964"/>
    <w:rsid w:val="0085112C"/>
    <w:rsid w:val="00851452"/>
    <w:rsid w:val="0085179E"/>
    <w:rsid w:val="00851A7B"/>
    <w:rsid w:val="00851EF4"/>
    <w:rsid w:val="00852A7D"/>
    <w:rsid w:val="008547F2"/>
    <w:rsid w:val="00855D26"/>
    <w:rsid w:val="00856FDB"/>
    <w:rsid w:val="00857354"/>
    <w:rsid w:val="008615C8"/>
    <w:rsid w:val="00862476"/>
    <w:rsid w:val="0086487F"/>
    <w:rsid w:val="00864C9F"/>
    <w:rsid w:val="00864DB3"/>
    <w:rsid w:val="00873F0A"/>
    <w:rsid w:val="00880024"/>
    <w:rsid w:val="00883122"/>
    <w:rsid w:val="0088450B"/>
    <w:rsid w:val="0088755A"/>
    <w:rsid w:val="00887E53"/>
    <w:rsid w:val="0089286C"/>
    <w:rsid w:val="008A0DC3"/>
    <w:rsid w:val="008A0DC8"/>
    <w:rsid w:val="008A4BE1"/>
    <w:rsid w:val="008A51BF"/>
    <w:rsid w:val="008A6C4E"/>
    <w:rsid w:val="008A7F61"/>
    <w:rsid w:val="008B3489"/>
    <w:rsid w:val="008B7FD2"/>
    <w:rsid w:val="008C28B2"/>
    <w:rsid w:val="008C3275"/>
    <w:rsid w:val="008C6A60"/>
    <w:rsid w:val="008D44FD"/>
    <w:rsid w:val="008D5B92"/>
    <w:rsid w:val="008D77F7"/>
    <w:rsid w:val="008E26FE"/>
    <w:rsid w:val="008E28DF"/>
    <w:rsid w:val="008E438A"/>
    <w:rsid w:val="008E4BFB"/>
    <w:rsid w:val="008F1B23"/>
    <w:rsid w:val="008F7747"/>
    <w:rsid w:val="00912F0B"/>
    <w:rsid w:val="00914C98"/>
    <w:rsid w:val="00917D34"/>
    <w:rsid w:val="00921C0B"/>
    <w:rsid w:val="0092386A"/>
    <w:rsid w:val="009269F4"/>
    <w:rsid w:val="00934BD1"/>
    <w:rsid w:val="00935770"/>
    <w:rsid w:val="00937299"/>
    <w:rsid w:val="009438F4"/>
    <w:rsid w:val="009446BF"/>
    <w:rsid w:val="009456D1"/>
    <w:rsid w:val="0094621F"/>
    <w:rsid w:val="00947368"/>
    <w:rsid w:val="0095399D"/>
    <w:rsid w:val="0095591F"/>
    <w:rsid w:val="00957040"/>
    <w:rsid w:val="00962635"/>
    <w:rsid w:val="00965FAC"/>
    <w:rsid w:val="009669E9"/>
    <w:rsid w:val="00966D9D"/>
    <w:rsid w:val="00971DC4"/>
    <w:rsid w:val="009749FE"/>
    <w:rsid w:val="009824A6"/>
    <w:rsid w:val="0098535D"/>
    <w:rsid w:val="00986D9F"/>
    <w:rsid w:val="009946A5"/>
    <w:rsid w:val="009963FF"/>
    <w:rsid w:val="009A31DC"/>
    <w:rsid w:val="009A5DA7"/>
    <w:rsid w:val="009A63B1"/>
    <w:rsid w:val="009B0FB0"/>
    <w:rsid w:val="009B2BFD"/>
    <w:rsid w:val="009B4832"/>
    <w:rsid w:val="009B5040"/>
    <w:rsid w:val="009B59D8"/>
    <w:rsid w:val="009B5B5C"/>
    <w:rsid w:val="009B697E"/>
    <w:rsid w:val="009C0A27"/>
    <w:rsid w:val="009C0A28"/>
    <w:rsid w:val="009C125F"/>
    <w:rsid w:val="009C2F0D"/>
    <w:rsid w:val="009C354D"/>
    <w:rsid w:val="009C4407"/>
    <w:rsid w:val="009C567C"/>
    <w:rsid w:val="009D0E89"/>
    <w:rsid w:val="009D3074"/>
    <w:rsid w:val="009D3757"/>
    <w:rsid w:val="009D3A81"/>
    <w:rsid w:val="009D4810"/>
    <w:rsid w:val="009E0851"/>
    <w:rsid w:val="009E3FA0"/>
    <w:rsid w:val="009E66E0"/>
    <w:rsid w:val="009E68EC"/>
    <w:rsid w:val="009E77E1"/>
    <w:rsid w:val="009F3792"/>
    <w:rsid w:val="009F724C"/>
    <w:rsid w:val="009F7565"/>
    <w:rsid w:val="00A05DFC"/>
    <w:rsid w:val="00A10D6B"/>
    <w:rsid w:val="00A14421"/>
    <w:rsid w:val="00A14743"/>
    <w:rsid w:val="00A14D50"/>
    <w:rsid w:val="00A1742B"/>
    <w:rsid w:val="00A214DF"/>
    <w:rsid w:val="00A22845"/>
    <w:rsid w:val="00A236CB"/>
    <w:rsid w:val="00A33176"/>
    <w:rsid w:val="00A37460"/>
    <w:rsid w:val="00A438F6"/>
    <w:rsid w:val="00A43A17"/>
    <w:rsid w:val="00A54E83"/>
    <w:rsid w:val="00A572E0"/>
    <w:rsid w:val="00A639D7"/>
    <w:rsid w:val="00A66C6B"/>
    <w:rsid w:val="00A747D7"/>
    <w:rsid w:val="00A75E78"/>
    <w:rsid w:val="00A763EE"/>
    <w:rsid w:val="00A76AFD"/>
    <w:rsid w:val="00A830B3"/>
    <w:rsid w:val="00A84A5C"/>
    <w:rsid w:val="00A84D9D"/>
    <w:rsid w:val="00A87692"/>
    <w:rsid w:val="00A912E0"/>
    <w:rsid w:val="00A9470D"/>
    <w:rsid w:val="00AA40F3"/>
    <w:rsid w:val="00AA44C4"/>
    <w:rsid w:val="00AA626E"/>
    <w:rsid w:val="00AA7834"/>
    <w:rsid w:val="00AB08C9"/>
    <w:rsid w:val="00AB2B04"/>
    <w:rsid w:val="00AD3A3B"/>
    <w:rsid w:val="00AD55DE"/>
    <w:rsid w:val="00AD5757"/>
    <w:rsid w:val="00AD647B"/>
    <w:rsid w:val="00AD6F97"/>
    <w:rsid w:val="00AE132F"/>
    <w:rsid w:val="00AE6D6C"/>
    <w:rsid w:val="00AE78F8"/>
    <w:rsid w:val="00AF07F2"/>
    <w:rsid w:val="00AF207B"/>
    <w:rsid w:val="00AF2CD6"/>
    <w:rsid w:val="00AF7B2A"/>
    <w:rsid w:val="00B07276"/>
    <w:rsid w:val="00B14F7F"/>
    <w:rsid w:val="00B16289"/>
    <w:rsid w:val="00B16A55"/>
    <w:rsid w:val="00B20CD8"/>
    <w:rsid w:val="00B23726"/>
    <w:rsid w:val="00B23FC8"/>
    <w:rsid w:val="00B24A12"/>
    <w:rsid w:val="00B30D71"/>
    <w:rsid w:val="00B35E34"/>
    <w:rsid w:val="00B40CBF"/>
    <w:rsid w:val="00B4178C"/>
    <w:rsid w:val="00B437CA"/>
    <w:rsid w:val="00B4413D"/>
    <w:rsid w:val="00B45CB9"/>
    <w:rsid w:val="00B509EC"/>
    <w:rsid w:val="00B5214B"/>
    <w:rsid w:val="00B52F1B"/>
    <w:rsid w:val="00B54526"/>
    <w:rsid w:val="00B54910"/>
    <w:rsid w:val="00B569C0"/>
    <w:rsid w:val="00B63FFF"/>
    <w:rsid w:val="00B66E1E"/>
    <w:rsid w:val="00B67673"/>
    <w:rsid w:val="00B67D8E"/>
    <w:rsid w:val="00B70C4A"/>
    <w:rsid w:val="00B716BC"/>
    <w:rsid w:val="00B73822"/>
    <w:rsid w:val="00B73B5F"/>
    <w:rsid w:val="00B73DD6"/>
    <w:rsid w:val="00B77779"/>
    <w:rsid w:val="00B8173D"/>
    <w:rsid w:val="00B8636A"/>
    <w:rsid w:val="00B92DB8"/>
    <w:rsid w:val="00B9383C"/>
    <w:rsid w:val="00B97CF5"/>
    <w:rsid w:val="00BA0129"/>
    <w:rsid w:val="00BA32D8"/>
    <w:rsid w:val="00BA57E2"/>
    <w:rsid w:val="00BB2310"/>
    <w:rsid w:val="00BB2A89"/>
    <w:rsid w:val="00BB369B"/>
    <w:rsid w:val="00BB42F4"/>
    <w:rsid w:val="00BB4874"/>
    <w:rsid w:val="00BB5490"/>
    <w:rsid w:val="00BB67F0"/>
    <w:rsid w:val="00BB7977"/>
    <w:rsid w:val="00BC0B37"/>
    <w:rsid w:val="00BC5612"/>
    <w:rsid w:val="00BD55D9"/>
    <w:rsid w:val="00BD788E"/>
    <w:rsid w:val="00BE6DF1"/>
    <w:rsid w:val="00BF2419"/>
    <w:rsid w:val="00BF5451"/>
    <w:rsid w:val="00BF7A5D"/>
    <w:rsid w:val="00C03099"/>
    <w:rsid w:val="00C073A8"/>
    <w:rsid w:val="00C078A0"/>
    <w:rsid w:val="00C3271F"/>
    <w:rsid w:val="00C33F63"/>
    <w:rsid w:val="00C344F4"/>
    <w:rsid w:val="00C505D9"/>
    <w:rsid w:val="00C525CB"/>
    <w:rsid w:val="00C56A8B"/>
    <w:rsid w:val="00C5760E"/>
    <w:rsid w:val="00C60A92"/>
    <w:rsid w:val="00C65930"/>
    <w:rsid w:val="00C73D74"/>
    <w:rsid w:val="00C80C82"/>
    <w:rsid w:val="00C830EB"/>
    <w:rsid w:val="00C8598E"/>
    <w:rsid w:val="00C875AA"/>
    <w:rsid w:val="00C91401"/>
    <w:rsid w:val="00C93573"/>
    <w:rsid w:val="00C94990"/>
    <w:rsid w:val="00C96D53"/>
    <w:rsid w:val="00C974AE"/>
    <w:rsid w:val="00CA1983"/>
    <w:rsid w:val="00CA28AB"/>
    <w:rsid w:val="00CA7AA1"/>
    <w:rsid w:val="00CA7CDD"/>
    <w:rsid w:val="00CB0E77"/>
    <w:rsid w:val="00CB20D6"/>
    <w:rsid w:val="00CB3534"/>
    <w:rsid w:val="00CB47AD"/>
    <w:rsid w:val="00CB5296"/>
    <w:rsid w:val="00CB6A95"/>
    <w:rsid w:val="00CB79A2"/>
    <w:rsid w:val="00CC515E"/>
    <w:rsid w:val="00CC5F26"/>
    <w:rsid w:val="00CD1E40"/>
    <w:rsid w:val="00CD3C34"/>
    <w:rsid w:val="00CD3FCD"/>
    <w:rsid w:val="00CD7F65"/>
    <w:rsid w:val="00CE13C3"/>
    <w:rsid w:val="00CE3CAD"/>
    <w:rsid w:val="00CE5E48"/>
    <w:rsid w:val="00CE7049"/>
    <w:rsid w:val="00CF0455"/>
    <w:rsid w:val="00CF42FE"/>
    <w:rsid w:val="00CF5027"/>
    <w:rsid w:val="00CF73C7"/>
    <w:rsid w:val="00D00DA6"/>
    <w:rsid w:val="00D00E1F"/>
    <w:rsid w:val="00D013D4"/>
    <w:rsid w:val="00D026D5"/>
    <w:rsid w:val="00D0489C"/>
    <w:rsid w:val="00D10BCD"/>
    <w:rsid w:val="00D14021"/>
    <w:rsid w:val="00D1403A"/>
    <w:rsid w:val="00D15C17"/>
    <w:rsid w:val="00D17385"/>
    <w:rsid w:val="00D20377"/>
    <w:rsid w:val="00D22DBD"/>
    <w:rsid w:val="00D250F0"/>
    <w:rsid w:val="00D259EF"/>
    <w:rsid w:val="00D2619D"/>
    <w:rsid w:val="00D26990"/>
    <w:rsid w:val="00D34EC2"/>
    <w:rsid w:val="00D35DFC"/>
    <w:rsid w:val="00D406B1"/>
    <w:rsid w:val="00D40EAC"/>
    <w:rsid w:val="00D4131A"/>
    <w:rsid w:val="00D50624"/>
    <w:rsid w:val="00D55AF0"/>
    <w:rsid w:val="00D600AF"/>
    <w:rsid w:val="00D616AB"/>
    <w:rsid w:val="00D617D4"/>
    <w:rsid w:val="00D61ACE"/>
    <w:rsid w:val="00D64D0A"/>
    <w:rsid w:val="00D653F8"/>
    <w:rsid w:val="00D66025"/>
    <w:rsid w:val="00D70E8A"/>
    <w:rsid w:val="00D71998"/>
    <w:rsid w:val="00D71B9B"/>
    <w:rsid w:val="00D750E3"/>
    <w:rsid w:val="00D80294"/>
    <w:rsid w:val="00D852AA"/>
    <w:rsid w:val="00D9463C"/>
    <w:rsid w:val="00D959A8"/>
    <w:rsid w:val="00DA0298"/>
    <w:rsid w:val="00DA0356"/>
    <w:rsid w:val="00DA0805"/>
    <w:rsid w:val="00DA0C1C"/>
    <w:rsid w:val="00DA1454"/>
    <w:rsid w:val="00DA1F7D"/>
    <w:rsid w:val="00DA2333"/>
    <w:rsid w:val="00DA374D"/>
    <w:rsid w:val="00DA3BE4"/>
    <w:rsid w:val="00DA4AAE"/>
    <w:rsid w:val="00DA4CAB"/>
    <w:rsid w:val="00DB1228"/>
    <w:rsid w:val="00DB602E"/>
    <w:rsid w:val="00DB74EB"/>
    <w:rsid w:val="00DC0DD2"/>
    <w:rsid w:val="00DC0E1E"/>
    <w:rsid w:val="00DC4484"/>
    <w:rsid w:val="00DC4DE0"/>
    <w:rsid w:val="00DC4F25"/>
    <w:rsid w:val="00DC5748"/>
    <w:rsid w:val="00DD1166"/>
    <w:rsid w:val="00DD1AE5"/>
    <w:rsid w:val="00DD3CF3"/>
    <w:rsid w:val="00DD67DE"/>
    <w:rsid w:val="00DD740B"/>
    <w:rsid w:val="00DE4E5C"/>
    <w:rsid w:val="00DE6981"/>
    <w:rsid w:val="00DF1654"/>
    <w:rsid w:val="00DF1CB6"/>
    <w:rsid w:val="00DF47A7"/>
    <w:rsid w:val="00DF7120"/>
    <w:rsid w:val="00E00AEE"/>
    <w:rsid w:val="00E050F1"/>
    <w:rsid w:val="00E05B01"/>
    <w:rsid w:val="00E15FFB"/>
    <w:rsid w:val="00E16826"/>
    <w:rsid w:val="00E178D2"/>
    <w:rsid w:val="00E20936"/>
    <w:rsid w:val="00E2268D"/>
    <w:rsid w:val="00E258AD"/>
    <w:rsid w:val="00E25DB3"/>
    <w:rsid w:val="00E25DD2"/>
    <w:rsid w:val="00E26293"/>
    <w:rsid w:val="00E26F2D"/>
    <w:rsid w:val="00E27552"/>
    <w:rsid w:val="00E300A1"/>
    <w:rsid w:val="00E30486"/>
    <w:rsid w:val="00E3116E"/>
    <w:rsid w:val="00E3242C"/>
    <w:rsid w:val="00E33FAF"/>
    <w:rsid w:val="00E360B3"/>
    <w:rsid w:val="00E366BE"/>
    <w:rsid w:val="00E3760B"/>
    <w:rsid w:val="00E40329"/>
    <w:rsid w:val="00E4181F"/>
    <w:rsid w:val="00E41893"/>
    <w:rsid w:val="00E44549"/>
    <w:rsid w:val="00E46860"/>
    <w:rsid w:val="00E579C7"/>
    <w:rsid w:val="00E6211A"/>
    <w:rsid w:val="00E621CE"/>
    <w:rsid w:val="00E625C8"/>
    <w:rsid w:val="00E71437"/>
    <w:rsid w:val="00E75A58"/>
    <w:rsid w:val="00E83D04"/>
    <w:rsid w:val="00E85352"/>
    <w:rsid w:val="00E909F2"/>
    <w:rsid w:val="00E9109E"/>
    <w:rsid w:val="00E91DCC"/>
    <w:rsid w:val="00EA247B"/>
    <w:rsid w:val="00EA2BA2"/>
    <w:rsid w:val="00EA32CF"/>
    <w:rsid w:val="00EA4F25"/>
    <w:rsid w:val="00EB43DE"/>
    <w:rsid w:val="00EB5AE7"/>
    <w:rsid w:val="00EB6623"/>
    <w:rsid w:val="00EC07C8"/>
    <w:rsid w:val="00EC3E20"/>
    <w:rsid w:val="00EC6168"/>
    <w:rsid w:val="00EC76EC"/>
    <w:rsid w:val="00ED2FA5"/>
    <w:rsid w:val="00ED4D66"/>
    <w:rsid w:val="00ED57D7"/>
    <w:rsid w:val="00ED655E"/>
    <w:rsid w:val="00ED6BA2"/>
    <w:rsid w:val="00EE0020"/>
    <w:rsid w:val="00EE2179"/>
    <w:rsid w:val="00EE31BE"/>
    <w:rsid w:val="00EF26E8"/>
    <w:rsid w:val="00EF2A38"/>
    <w:rsid w:val="00EF2C3D"/>
    <w:rsid w:val="00EF4326"/>
    <w:rsid w:val="00EF52B4"/>
    <w:rsid w:val="00EF6E89"/>
    <w:rsid w:val="00F00CA7"/>
    <w:rsid w:val="00F01E7E"/>
    <w:rsid w:val="00F0313E"/>
    <w:rsid w:val="00F0379B"/>
    <w:rsid w:val="00F04E42"/>
    <w:rsid w:val="00F05109"/>
    <w:rsid w:val="00F05D4A"/>
    <w:rsid w:val="00F07291"/>
    <w:rsid w:val="00F11174"/>
    <w:rsid w:val="00F13CA5"/>
    <w:rsid w:val="00F15B78"/>
    <w:rsid w:val="00F16591"/>
    <w:rsid w:val="00F22AA0"/>
    <w:rsid w:val="00F24746"/>
    <w:rsid w:val="00F272EA"/>
    <w:rsid w:val="00F30015"/>
    <w:rsid w:val="00F345D2"/>
    <w:rsid w:val="00F411D2"/>
    <w:rsid w:val="00F4261D"/>
    <w:rsid w:val="00F439DD"/>
    <w:rsid w:val="00F452CA"/>
    <w:rsid w:val="00F47823"/>
    <w:rsid w:val="00F52421"/>
    <w:rsid w:val="00F53C7B"/>
    <w:rsid w:val="00F56B29"/>
    <w:rsid w:val="00F57213"/>
    <w:rsid w:val="00F61A8A"/>
    <w:rsid w:val="00F6489E"/>
    <w:rsid w:val="00F65B9D"/>
    <w:rsid w:val="00F65EDE"/>
    <w:rsid w:val="00F71D9F"/>
    <w:rsid w:val="00F8181F"/>
    <w:rsid w:val="00F83CD8"/>
    <w:rsid w:val="00F90F12"/>
    <w:rsid w:val="00F93CC3"/>
    <w:rsid w:val="00F94741"/>
    <w:rsid w:val="00F95961"/>
    <w:rsid w:val="00FA3B8A"/>
    <w:rsid w:val="00FA5042"/>
    <w:rsid w:val="00FA5995"/>
    <w:rsid w:val="00FA7EBC"/>
    <w:rsid w:val="00FB2A14"/>
    <w:rsid w:val="00FB537D"/>
    <w:rsid w:val="00FC1D74"/>
    <w:rsid w:val="00FC32B8"/>
    <w:rsid w:val="00FC461F"/>
    <w:rsid w:val="00FC6B82"/>
    <w:rsid w:val="00FD3402"/>
    <w:rsid w:val="00FD59CA"/>
    <w:rsid w:val="00FE0870"/>
    <w:rsid w:val="00FE281A"/>
    <w:rsid w:val="00FE2873"/>
    <w:rsid w:val="00FE3FD8"/>
    <w:rsid w:val="00FE6EA8"/>
    <w:rsid w:val="00FF1547"/>
    <w:rsid w:val="00FF1C8B"/>
    <w:rsid w:val="00FF2784"/>
    <w:rsid w:val="00FF340E"/>
    <w:rsid w:val="00FF7BDA"/>
    <w:rsid w:val="0AC99A2E"/>
    <w:rsid w:val="0B0DB211"/>
    <w:rsid w:val="4B9F3904"/>
    <w:rsid w:val="4C03A32C"/>
    <w:rsid w:val="60678A47"/>
    <w:rsid w:val="63C9D974"/>
    <w:rsid w:val="7102A09F"/>
    <w:rsid w:val="716EA3C9"/>
    <w:rsid w:val="74363013"/>
    <w:rsid w:val="7C91A3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D43E3F"/>
  <w15:chartTrackingRefBased/>
  <w15:docId w15:val="{CE44CC6D-F201-4BAD-811C-B93EE96A2D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5587"/>
    <w:rPr>
      <w:rFonts w:ascii="Segoe UI" w:hAnsi="Segoe UI" w:cs="Segoe UI"/>
    </w:rPr>
  </w:style>
  <w:style w:type="paragraph" w:styleId="Heading1">
    <w:name w:val="heading 1"/>
    <w:basedOn w:val="Normal"/>
    <w:next w:val="Normal"/>
    <w:link w:val="Heading1Char"/>
    <w:uiPriority w:val="9"/>
    <w:qFormat/>
    <w:rsid w:val="00D1402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02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54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05A1"/>
    <w:pPr>
      <w:keepNext/>
      <w:keepLines/>
      <w:spacing w:before="40" w:after="0"/>
      <w:outlineLvl w:val="3"/>
    </w:pPr>
    <w:rPr>
      <w:rFonts w:asciiTheme="majorHAnsi" w:hAnsiTheme="majorHAnsi" w:eastAsiaTheme="majorEastAsia"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FF1547"/>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D14021"/>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D1402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14021"/>
    <w:rPr>
      <w:rFonts w:asciiTheme="majorHAnsi" w:hAnsiTheme="majorHAnsi" w:eastAsiaTheme="majorEastAsia" w:cstheme="majorBidi"/>
      <w:spacing w:val="-10"/>
      <w:kern w:val="28"/>
      <w:sz w:val="56"/>
      <w:szCs w:val="56"/>
    </w:rPr>
  </w:style>
  <w:style w:type="paragraph" w:styleId="NoSpacing">
    <w:name w:val="No Spacing"/>
    <w:link w:val="NoSpacingChar"/>
    <w:uiPriority w:val="1"/>
    <w:qFormat/>
    <w:rsid w:val="00D14021"/>
    <w:pPr>
      <w:spacing w:after="0" w:line="240" w:lineRule="auto"/>
    </w:pPr>
    <w:rPr>
      <w:rFonts w:eastAsiaTheme="minorEastAsia"/>
    </w:rPr>
  </w:style>
  <w:style w:type="character" w:styleId="NoSpacingChar" w:customStyle="1">
    <w:name w:val="No Spacing Char"/>
    <w:basedOn w:val="DefaultParagraphFont"/>
    <w:link w:val="NoSpacing"/>
    <w:uiPriority w:val="1"/>
    <w:rsid w:val="00D14021"/>
    <w:rPr>
      <w:rFonts w:eastAsiaTheme="minorEastAsia"/>
    </w:rPr>
  </w:style>
  <w:style w:type="character" w:styleId="Heading1Char" w:customStyle="1">
    <w:name w:val="Heading 1 Char"/>
    <w:basedOn w:val="DefaultParagraphFont"/>
    <w:link w:val="Heading1"/>
    <w:uiPriority w:val="9"/>
    <w:rsid w:val="00D14021"/>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DA0C1C"/>
    <w:pPr>
      <w:ind w:left="720"/>
      <w:contextualSpacing/>
    </w:pPr>
  </w:style>
  <w:style w:type="paragraph" w:styleId="NormalWeb">
    <w:name w:val="Normal (Web)"/>
    <w:basedOn w:val="Normal"/>
    <w:uiPriority w:val="99"/>
    <w:semiHidden/>
    <w:unhideWhenUsed/>
    <w:rsid w:val="00F52421"/>
    <w:pPr>
      <w:spacing w:before="100" w:beforeAutospacing="1" w:after="100" w:afterAutospacing="1" w:line="240" w:lineRule="auto"/>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3462F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462F9"/>
  </w:style>
  <w:style w:type="paragraph" w:styleId="Footer">
    <w:name w:val="footer"/>
    <w:basedOn w:val="Normal"/>
    <w:link w:val="FooterChar"/>
    <w:uiPriority w:val="99"/>
    <w:unhideWhenUsed/>
    <w:qFormat/>
    <w:rsid w:val="003462F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462F9"/>
  </w:style>
  <w:style w:type="paragraph" w:styleId="TOCHeading">
    <w:name w:val="TOC Heading"/>
    <w:basedOn w:val="Heading1"/>
    <w:next w:val="Normal"/>
    <w:uiPriority w:val="39"/>
    <w:unhideWhenUsed/>
    <w:qFormat/>
    <w:rsid w:val="0094621F"/>
    <w:pPr>
      <w:outlineLvl w:val="9"/>
    </w:pPr>
  </w:style>
  <w:style w:type="paragraph" w:styleId="TOC1">
    <w:name w:val="toc 1"/>
    <w:basedOn w:val="Normal"/>
    <w:next w:val="Normal"/>
    <w:autoRedefine/>
    <w:uiPriority w:val="39"/>
    <w:unhideWhenUsed/>
    <w:rsid w:val="0094621F"/>
    <w:pPr>
      <w:spacing w:after="100"/>
    </w:pPr>
  </w:style>
  <w:style w:type="character" w:styleId="Hyperlink">
    <w:name w:val="Hyperlink"/>
    <w:basedOn w:val="DefaultParagraphFont"/>
    <w:uiPriority w:val="99"/>
    <w:unhideWhenUsed/>
    <w:rsid w:val="0094621F"/>
    <w:rPr>
      <w:color w:val="0563C1" w:themeColor="hyperlink"/>
      <w:u w:val="single"/>
    </w:rPr>
  </w:style>
  <w:style w:type="character" w:styleId="Heading3Char" w:customStyle="1">
    <w:name w:val="Heading 3 Char"/>
    <w:basedOn w:val="DefaultParagraphFont"/>
    <w:link w:val="Heading3"/>
    <w:uiPriority w:val="9"/>
    <w:rsid w:val="00FF1547"/>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1105A1"/>
    <w:rPr>
      <w:rFonts w:asciiTheme="majorHAnsi" w:hAnsiTheme="majorHAnsi" w:eastAsiaTheme="majorEastAsia" w:cstheme="majorBidi"/>
      <w:i/>
      <w:iCs/>
      <w:color w:val="2F5496" w:themeColor="accent1" w:themeShade="BF"/>
      <w:sz w:val="24"/>
      <w:szCs w:val="24"/>
    </w:rPr>
  </w:style>
  <w:style w:type="character" w:styleId="Heading5Char" w:customStyle="1">
    <w:name w:val="Heading 5 Char"/>
    <w:basedOn w:val="DefaultParagraphFont"/>
    <w:link w:val="Heading5"/>
    <w:uiPriority w:val="9"/>
    <w:rsid w:val="00FF1547"/>
    <w:rPr>
      <w:rFonts w:asciiTheme="majorHAnsi" w:hAnsiTheme="majorHAnsi" w:eastAsiaTheme="majorEastAsia" w:cstheme="majorBidi"/>
      <w:color w:val="2F5496" w:themeColor="accent1" w:themeShade="BF"/>
    </w:rPr>
  </w:style>
  <w:style w:type="paragraph" w:styleId="TOC2">
    <w:name w:val="toc 2"/>
    <w:basedOn w:val="Normal"/>
    <w:next w:val="Normal"/>
    <w:autoRedefine/>
    <w:uiPriority w:val="39"/>
    <w:unhideWhenUsed/>
    <w:rsid w:val="00D34EC2"/>
    <w:pPr>
      <w:spacing w:after="100"/>
      <w:ind w:left="220"/>
    </w:pPr>
  </w:style>
  <w:style w:type="character" w:styleId="UnresolvedMention">
    <w:name w:val="Unresolved Mention"/>
    <w:basedOn w:val="DefaultParagraphFont"/>
    <w:uiPriority w:val="99"/>
    <w:semiHidden/>
    <w:unhideWhenUsed/>
    <w:rsid w:val="00557C11"/>
    <w:rPr>
      <w:color w:val="605E5C"/>
      <w:shd w:val="clear" w:color="auto" w:fill="E1DFDD"/>
    </w:rPr>
  </w:style>
  <w:style w:type="paragraph" w:styleId="BalloonText">
    <w:name w:val="Balloon Text"/>
    <w:basedOn w:val="Normal"/>
    <w:link w:val="BalloonTextChar"/>
    <w:uiPriority w:val="99"/>
    <w:semiHidden/>
    <w:unhideWhenUsed/>
    <w:rsid w:val="00C974AE"/>
    <w:pPr>
      <w:spacing w:after="0" w:line="240" w:lineRule="auto"/>
    </w:pPr>
    <w:rPr>
      <w:sz w:val="18"/>
      <w:szCs w:val="18"/>
    </w:rPr>
  </w:style>
  <w:style w:type="character" w:styleId="BalloonTextChar" w:customStyle="1">
    <w:name w:val="Balloon Text Char"/>
    <w:basedOn w:val="DefaultParagraphFont"/>
    <w:link w:val="BalloonText"/>
    <w:uiPriority w:val="99"/>
    <w:semiHidden/>
    <w:rsid w:val="00C974AE"/>
    <w:rPr>
      <w:rFonts w:ascii="Segoe UI" w:hAnsi="Segoe UI" w:cs="Segoe UI"/>
      <w:sz w:val="18"/>
      <w:szCs w:val="18"/>
    </w:rPr>
  </w:style>
  <w:style w:type="character" w:styleId="CommentReference">
    <w:name w:val="annotation reference"/>
    <w:basedOn w:val="DefaultParagraphFont"/>
    <w:uiPriority w:val="99"/>
    <w:semiHidden/>
    <w:unhideWhenUsed/>
    <w:rsid w:val="00186545"/>
    <w:rPr>
      <w:sz w:val="16"/>
      <w:szCs w:val="16"/>
    </w:rPr>
  </w:style>
  <w:style w:type="paragraph" w:styleId="CommentText">
    <w:name w:val="annotation text"/>
    <w:basedOn w:val="Normal"/>
    <w:link w:val="CommentTextChar"/>
    <w:uiPriority w:val="99"/>
    <w:semiHidden/>
    <w:unhideWhenUsed/>
    <w:rsid w:val="00186545"/>
    <w:pPr>
      <w:spacing w:line="240" w:lineRule="auto"/>
    </w:pPr>
    <w:rPr>
      <w:sz w:val="20"/>
      <w:szCs w:val="20"/>
    </w:rPr>
  </w:style>
  <w:style w:type="character" w:styleId="CommentTextChar" w:customStyle="1">
    <w:name w:val="Comment Text Char"/>
    <w:basedOn w:val="DefaultParagraphFont"/>
    <w:link w:val="CommentText"/>
    <w:uiPriority w:val="99"/>
    <w:semiHidden/>
    <w:rsid w:val="00186545"/>
    <w:rPr>
      <w:sz w:val="20"/>
      <w:szCs w:val="20"/>
    </w:rPr>
  </w:style>
  <w:style w:type="paragraph" w:styleId="CommentSubject">
    <w:name w:val="annotation subject"/>
    <w:basedOn w:val="CommentText"/>
    <w:next w:val="CommentText"/>
    <w:link w:val="CommentSubjectChar"/>
    <w:uiPriority w:val="99"/>
    <w:semiHidden/>
    <w:unhideWhenUsed/>
    <w:rsid w:val="00186545"/>
    <w:rPr>
      <w:b/>
      <w:bCs/>
    </w:rPr>
  </w:style>
  <w:style w:type="character" w:styleId="CommentSubjectChar" w:customStyle="1">
    <w:name w:val="Comment Subject Char"/>
    <w:basedOn w:val="CommentTextChar"/>
    <w:link w:val="CommentSubject"/>
    <w:uiPriority w:val="99"/>
    <w:semiHidden/>
    <w:rsid w:val="00186545"/>
    <w:rPr>
      <w:b/>
      <w:bCs/>
      <w:sz w:val="20"/>
      <w:szCs w:val="20"/>
    </w:rPr>
  </w:style>
  <w:style w:type="character" w:styleId="FollowedHyperlink">
    <w:name w:val="FollowedHyperlink"/>
    <w:basedOn w:val="DefaultParagraphFont"/>
    <w:uiPriority w:val="99"/>
    <w:semiHidden/>
    <w:unhideWhenUsed/>
    <w:rsid w:val="00E30486"/>
    <w:rPr>
      <w:color w:val="954F72" w:themeColor="followedHyperlink"/>
      <w:u w:val="single"/>
    </w:rPr>
  </w:style>
  <w:style w:type="paragraph" w:styleId="BodyText">
    <w:name w:val="Body Text"/>
    <w:basedOn w:val="Normal"/>
    <w:link w:val="BodyTextChar"/>
    <w:uiPriority w:val="1"/>
    <w:qFormat/>
    <w:rsid w:val="00914C98"/>
    <w:pPr>
      <w:widowControl w:val="0"/>
      <w:spacing w:after="0" w:line="240" w:lineRule="auto"/>
    </w:pPr>
    <w:rPr>
      <w:rFonts w:ascii="Calibri" w:hAnsi="Calibri" w:eastAsia="Calibri" w:cs="Calibri"/>
    </w:rPr>
  </w:style>
  <w:style w:type="character" w:styleId="BodyTextChar" w:customStyle="1">
    <w:name w:val="Body Text Char"/>
    <w:basedOn w:val="DefaultParagraphFont"/>
    <w:link w:val="BodyText"/>
    <w:uiPriority w:val="1"/>
    <w:rsid w:val="00914C98"/>
    <w:rPr>
      <w:rFonts w:ascii="Calibri" w:hAnsi="Calibri" w:eastAsia="Calibri" w:cs="Calibri"/>
    </w:rPr>
  </w:style>
  <w:style w:type="paragraph" w:styleId="Revision">
    <w:name w:val="Revision"/>
    <w:hidden/>
    <w:uiPriority w:val="99"/>
    <w:semiHidden/>
    <w:rsid w:val="006B1454"/>
    <w:pPr>
      <w:spacing w:after="0" w:line="240" w:lineRule="auto"/>
    </w:pPr>
    <w:rPr>
      <w:rFonts w:ascii="Segoe UI" w:hAnsi="Segoe UI" w:cs="Segoe UI"/>
    </w:rPr>
  </w:style>
  <w:style w:type="character" w:styleId="Mention">
    <w:name w:val="Mention"/>
    <w:basedOn w:val="DefaultParagraphFont"/>
    <w:uiPriority w:val="99"/>
    <w:unhideWhenUsed/>
    <w:rsid w:val="007C0D6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296809">
      <w:bodyDiv w:val="1"/>
      <w:marLeft w:val="0"/>
      <w:marRight w:val="0"/>
      <w:marTop w:val="0"/>
      <w:marBottom w:val="0"/>
      <w:divBdr>
        <w:top w:val="none" w:sz="0" w:space="0" w:color="auto"/>
        <w:left w:val="none" w:sz="0" w:space="0" w:color="auto"/>
        <w:bottom w:val="none" w:sz="0" w:space="0" w:color="auto"/>
        <w:right w:val="none" w:sz="0" w:space="0" w:color="auto"/>
      </w:divBdr>
    </w:div>
    <w:div w:id="561064898">
      <w:bodyDiv w:val="1"/>
      <w:marLeft w:val="0"/>
      <w:marRight w:val="0"/>
      <w:marTop w:val="0"/>
      <w:marBottom w:val="0"/>
      <w:divBdr>
        <w:top w:val="none" w:sz="0" w:space="0" w:color="auto"/>
        <w:left w:val="none" w:sz="0" w:space="0" w:color="auto"/>
        <w:bottom w:val="none" w:sz="0" w:space="0" w:color="auto"/>
        <w:right w:val="none" w:sz="0" w:space="0" w:color="auto"/>
      </w:divBdr>
      <w:divsChild>
        <w:div w:id="611205490">
          <w:marLeft w:val="360"/>
          <w:marRight w:val="0"/>
          <w:marTop w:val="144"/>
          <w:marBottom w:val="0"/>
          <w:divBdr>
            <w:top w:val="none" w:sz="0" w:space="0" w:color="auto"/>
            <w:left w:val="none" w:sz="0" w:space="0" w:color="auto"/>
            <w:bottom w:val="none" w:sz="0" w:space="0" w:color="auto"/>
            <w:right w:val="none" w:sz="0" w:space="0" w:color="auto"/>
          </w:divBdr>
        </w:div>
        <w:div w:id="843476804">
          <w:marLeft w:val="360"/>
          <w:marRight w:val="0"/>
          <w:marTop w:val="144"/>
          <w:marBottom w:val="0"/>
          <w:divBdr>
            <w:top w:val="none" w:sz="0" w:space="0" w:color="auto"/>
            <w:left w:val="none" w:sz="0" w:space="0" w:color="auto"/>
            <w:bottom w:val="none" w:sz="0" w:space="0" w:color="auto"/>
            <w:right w:val="none" w:sz="0" w:space="0" w:color="auto"/>
          </w:divBdr>
        </w:div>
      </w:divsChild>
    </w:div>
    <w:div w:id="651718436">
      <w:bodyDiv w:val="1"/>
      <w:marLeft w:val="0"/>
      <w:marRight w:val="0"/>
      <w:marTop w:val="0"/>
      <w:marBottom w:val="0"/>
      <w:divBdr>
        <w:top w:val="none" w:sz="0" w:space="0" w:color="auto"/>
        <w:left w:val="none" w:sz="0" w:space="0" w:color="auto"/>
        <w:bottom w:val="none" w:sz="0" w:space="0" w:color="auto"/>
        <w:right w:val="none" w:sz="0" w:space="0" w:color="auto"/>
      </w:divBdr>
    </w:div>
    <w:div w:id="1049691385">
      <w:bodyDiv w:val="1"/>
      <w:marLeft w:val="0"/>
      <w:marRight w:val="0"/>
      <w:marTop w:val="0"/>
      <w:marBottom w:val="0"/>
      <w:divBdr>
        <w:top w:val="none" w:sz="0" w:space="0" w:color="auto"/>
        <w:left w:val="none" w:sz="0" w:space="0" w:color="auto"/>
        <w:bottom w:val="none" w:sz="0" w:space="0" w:color="auto"/>
        <w:right w:val="none" w:sz="0" w:space="0" w:color="auto"/>
      </w:divBdr>
      <w:divsChild>
        <w:div w:id="224881743">
          <w:marLeft w:val="446"/>
          <w:marRight w:val="0"/>
          <w:marTop w:val="0"/>
          <w:marBottom w:val="0"/>
          <w:divBdr>
            <w:top w:val="none" w:sz="0" w:space="0" w:color="auto"/>
            <w:left w:val="none" w:sz="0" w:space="0" w:color="auto"/>
            <w:bottom w:val="none" w:sz="0" w:space="0" w:color="auto"/>
            <w:right w:val="none" w:sz="0" w:space="0" w:color="auto"/>
          </w:divBdr>
        </w:div>
        <w:div w:id="507257982">
          <w:marLeft w:val="446"/>
          <w:marRight w:val="0"/>
          <w:marTop w:val="0"/>
          <w:marBottom w:val="0"/>
          <w:divBdr>
            <w:top w:val="none" w:sz="0" w:space="0" w:color="auto"/>
            <w:left w:val="none" w:sz="0" w:space="0" w:color="auto"/>
            <w:bottom w:val="none" w:sz="0" w:space="0" w:color="auto"/>
            <w:right w:val="none" w:sz="0" w:space="0" w:color="auto"/>
          </w:divBdr>
        </w:div>
        <w:div w:id="777986083">
          <w:marLeft w:val="446"/>
          <w:marRight w:val="0"/>
          <w:marTop w:val="0"/>
          <w:marBottom w:val="0"/>
          <w:divBdr>
            <w:top w:val="none" w:sz="0" w:space="0" w:color="auto"/>
            <w:left w:val="none" w:sz="0" w:space="0" w:color="auto"/>
            <w:bottom w:val="none" w:sz="0" w:space="0" w:color="auto"/>
            <w:right w:val="none" w:sz="0" w:space="0" w:color="auto"/>
          </w:divBdr>
        </w:div>
        <w:div w:id="993024951">
          <w:marLeft w:val="446"/>
          <w:marRight w:val="0"/>
          <w:marTop w:val="0"/>
          <w:marBottom w:val="0"/>
          <w:divBdr>
            <w:top w:val="none" w:sz="0" w:space="0" w:color="auto"/>
            <w:left w:val="none" w:sz="0" w:space="0" w:color="auto"/>
            <w:bottom w:val="none" w:sz="0" w:space="0" w:color="auto"/>
            <w:right w:val="none" w:sz="0" w:space="0" w:color="auto"/>
          </w:divBdr>
        </w:div>
      </w:divsChild>
    </w:div>
    <w:div w:id="1050887429">
      <w:bodyDiv w:val="1"/>
      <w:marLeft w:val="0"/>
      <w:marRight w:val="0"/>
      <w:marTop w:val="0"/>
      <w:marBottom w:val="0"/>
      <w:divBdr>
        <w:top w:val="none" w:sz="0" w:space="0" w:color="auto"/>
        <w:left w:val="none" w:sz="0" w:space="0" w:color="auto"/>
        <w:bottom w:val="none" w:sz="0" w:space="0" w:color="auto"/>
        <w:right w:val="none" w:sz="0" w:space="0" w:color="auto"/>
      </w:divBdr>
    </w:div>
    <w:div w:id="1651403326">
      <w:bodyDiv w:val="1"/>
      <w:marLeft w:val="0"/>
      <w:marRight w:val="0"/>
      <w:marTop w:val="0"/>
      <w:marBottom w:val="0"/>
      <w:divBdr>
        <w:top w:val="none" w:sz="0" w:space="0" w:color="auto"/>
        <w:left w:val="none" w:sz="0" w:space="0" w:color="auto"/>
        <w:bottom w:val="none" w:sz="0" w:space="0" w:color="auto"/>
        <w:right w:val="none" w:sz="0" w:space="0" w:color="auto"/>
      </w:divBdr>
      <w:divsChild>
        <w:div w:id="332028718">
          <w:marLeft w:val="547"/>
          <w:marRight w:val="0"/>
          <w:marTop w:val="0"/>
          <w:marBottom w:val="0"/>
          <w:divBdr>
            <w:top w:val="none" w:sz="0" w:space="0" w:color="auto"/>
            <w:left w:val="none" w:sz="0" w:space="0" w:color="auto"/>
            <w:bottom w:val="none" w:sz="0" w:space="0" w:color="auto"/>
            <w:right w:val="none" w:sz="0" w:space="0" w:color="auto"/>
          </w:divBdr>
        </w:div>
        <w:div w:id="1690064184">
          <w:marLeft w:val="547"/>
          <w:marRight w:val="0"/>
          <w:marTop w:val="0"/>
          <w:marBottom w:val="0"/>
          <w:divBdr>
            <w:top w:val="none" w:sz="0" w:space="0" w:color="auto"/>
            <w:left w:val="none" w:sz="0" w:space="0" w:color="auto"/>
            <w:bottom w:val="none" w:sz="0" w:space="0" w:color="auto"/>
            <w:right w:val="none" w:sz="0" w:space="0" w:color="auto"/>
          </w:divBdr>
        </w:div>
        <w:div w:id="1855804237">
          <w:marLeft w:val="547"/>
          <w:marRight w:val="0"/>
          <w:marTop w:val="0"/>
          <w:marBottom w:val="0"/>
          <w:divBdr>
            <w:top w:val="none" w:sz="0" w:space="0" w:color="auto"/>
            <w:left w:val="none" w:sz="0" w:space="0" w:color="auto"/>
            <w:bottom w:val="none" w:sz="0" w:space="0" w:color="auto"/>
            <w:right w:val="none" w:sz="0" w:space="0" w:color="auto"/>
          </w:divBdr>
        </w:div>
        <w:div w:id="2001689203">
          <w:marLeft w:val="547"/>
          <w:marRight w:val="0"/>
          <w:marTop w:val="0"/>
          <w:marBottom w:val="0"/>
          <w:divBdr>
            <w:top w:val="none" w:sz="0" w:space="0" w:color="auto"/>
            <w:left w:val="none" w:sz="0" w:space="0" w:color="auto"/>
            <w:bottom w:val="none" w:sz="0" w:space="0" w:color="auto"/>
            <w:right w:val="none" w:sz="0" w:space="0" w:color="auto"/>
          </w:divBdr>
        </w:div>
      </w:divsChild>
    </w:div>
    <w:div w:id="1860197182">
      <w:bodyDiv w:val="1"/>
      <w:marLeft w:val="0"/>
      <w:marRight w:val="0"/>
      <w:marTop w:val="0"/>
      <w:marBottom w:val="0"/>
      <w:divBdr>
        <w:top w:val="none" w:sz="0" w:space="0" w:color="auto"/>
        <w:left w:val="none" w:sz="0" w:space="0" w:color="auto"/>
        <w:bottom w:val="none" w:sz="0" w:space="0" w:color="auto"/>
        <w:right w:val="none" w:sz="0" w:space="0" w:color="auto"/>
      </w:divBdr>
    </w:div>
    <w:div w:id="2116365127">
      <w:bodyDiv w:val="1"/>
      <w:marLeft w:val="0"/>
      <w:marRight w:val="0"/>
      <w:marTop w:val="0"/>
      <w:marBottom w:val="0"/>
      <w:divBdr>
        <w:top w:val="none" w:sz="0" w:space="0" w:color="auto"/>
        <w:left w:val="none" w:sz="0" w:space="0" w:color="auto"/>
        <w:bottom w:val="none" w:sz="0" w:space="0" w:color="auto"/>
        <w:right w:val="none" w:sz="0" w:space="0" w:color="auto"/>
      </w:divBdr>
      <w:divsChild>
        <w:div w:id="36860422">
          <w:marLeft w:val="360"/>
          <w:marRight w:val="0"/>
          <w:marTop w:val="134"/>
          <w:marBottom w:val="0"/>
          <w:divBdr>
            <w:top w:val="none" w:sz="0" w:space="0" w:color="auto"/>
            <w:left w:val="none" w:sz="0" w:space="0" w:color="auto"/>
            <w:bottom w:val="none" w:sz="0" w:space="0" w:color="auto"/>
            <w:right w:val="none" w:sz="0" w:space="0" w:color="auto"/>
          </w:divBdr>
        </w:div>
        <w:div w:id="336470982">
          <w:marLeft w:val="360"/>
          <w:marRight w:val="0"/>
          <w:marTop w:val="134"/>
          <w:marBottom w:val="0"/>
          <w:divBdr>
            <w:top w:val="none" w:sz="0" w:space="0" w:color="auto"/>
            <w:left w:val="none" w:sz="0" w:space="0" w:color="auto"/>
            <w:bottom w:val="none" w:sz="0" w:space="0" w:color="auto"/>
            <w:right w:val="none" w:sz="0" w:space="0" w:color="auto"/>
          </w:divBdr>
        </w:div>
        <w:div w:id="1845581948">
          <w:marLeft w:val="360"/>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5.png" Id="rId18" /><Relationship Type="http://schemas.openxmlformats.org/officeDocument/2006/relationships/image" Target="media/image40.png" Id="rId26" /><Relationship Type="http://schemas.openxmlformats.org/officeDocument/2006/relationships/image" Target="media/image19.png" Id="rId39" /><Relationship Type="http://schemas.microsoft.com/office/2016/09/relationships/commentsIds" Target="commentsIds.xml" Id="rId21" /><Relationship Type="http://schemas.openxmlformats.org/officeDocument/2006/relationships/image" Target="media/image14.png" Id="rId34" /><Relationship Type="http://schemas.openxmlformats.org/officeDocument/2006/relationships/header" Target="header1.xml" Id="rId47" /><Relationship Type="http://schemas.openxmlformats.org/officeDocument/2006/relationships/footer" Target="footer2.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endnotes" Target="endnotes.xml" Id="rId11" /><Relationship Type="http://schemas.openxmlformats.org/officeDocument/2006/relationships/image" Target="media/image7.png" Id="rId24" /><Relationship Type="http://schemas.openxmlformats.org/officeDocument/2006/relationships/image" Target="media/image12.png" Id="rId32" /><Relationship Type="http://schemas.openxmlformats.org/officeDocument/2006/relationships/image" Target="media/image17.png" Id="rId37" /><Relationship Type="http://schemas.openxmlformats.org/officeDocument/2006/relationships/image" Target="media/image25.png" Id="rId45" /><Relationship Type="http://schemas.openxmlformats.org/officeDocument/2006/relationships/theme" Target="theme/theme1.xml" Id="rId53"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comments" Target="comments.xml" Id="rId19" /><Relationship Type="http://schemas.openxmlformats.org/officeDocument/2006/relationships/hyperlink" Target="https://flow.microsoft.com" TargetMode="External" Id="rId31" /><Relationship Type="http://schemas.openxmlformats.org/officeDocument/2006/relationships/image" Target="media/image24.png" Id="rId44" /><Relationship Type="http://schemas.microsoft.com/office/2011/relationships/people" Target="people.xml" Id="rId52"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www.microsoft.com/about/legal/permissions/" TargetMode="External" Id="rId14" /><Relationship Type="http://schemas.openxmlformats.org/officeDocument/2006/relationships/image" Target="media/image6.emf" Id="rId22" /><Relationship Type="http://schemas.openxmlformats.org/officeDocument/2006/relationships/image" Target="media/image8.png" Id="rId27" /><Relationship Type="http://schemas.openxmlformats.org/officeDocument/2006/relationships/image" Target="media/image15.png" Id="rId35" /><Relationship Type="http://schemas.openxmlformats.org/officeDocument/2006/relationships/image" Target="media/image23.png" Id="rId43" /><Relationship Type="http://schemas.openxmlformats.org/officeDocument/2006/relationships/header" Target="header2.xml" Id="rId48" /><Relationship Type="http://schemas.openxmlformats.org/officeDocument/2006/relationships/settings" Target="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4.png" Id="rId17" /><Relationship Type="http://schemas.openxmlformats.org/officeDocument/2006/relationships/customXml" Target="ink/ink1.xml" Id="rId25" /><Relationship Type="http://schemas.openxmlformats.org/officeDocument/2006/relationships/image" Target="media/image13.png" Id="rId33" /><Relationship Type="http://schemas.openxmlformats.org/officeDocument/2006/relationships/image" Target="media/image26.png" Id="rId46" /><Relationship Type="http://schemas.microsoft.com/office/2011/relationships/commentsExtended" Target="commentsExtended.xml" Id="rId20" /><Relationship Type="http://schemas.openxmlformats.org/officeDocument/2006/relationships/image" Target="media/image21.png"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microsoft-my.sharepoint.com/personal/matrs_microsoft_com/Documents/MIP/Hackathon/Deploy%20PowerAutomate%20Workflow.docx" TargetMode="External" Id="rId15" /><Relationship Type="http://schemas.openxmlformats.org/officeDocument/2006/relationships/oleObject" Target="embeddings/oleObject1.bin" Id="rId23" /><Relationship Type="http://schemas.openxmlformats.org/officeDocument/2006/relationships/image" Target="media/image16.png" Id="rId36" /><Relationship Type="http://schemas.openxmlformats.org/officeDocument/2006/relationships/footer" Target="footer1.xml" Id="rId49" /><Relationship Type="http://schemas.openxmlformats.org/officeDocument/2006/relationships/image" Target="/media/image1b.png" Id="R2a8749e08cd645c2" /><Relationship Type="http://schemas.openxmlformats.org/officeDocument/2006/relationships/image" Target="/media/image1c.png" Id="R0a3446baf0334347" /><Relationship Type="http://schemas.openxmlformats.org/officeDocument/2006/relationships/image" Target="/media/image1d.png" Id="R6cb270e25c734431" /><Relationship Type="http://schemas.openxmlformats.org/officeDocument/2006/relationships/image" Target="/media/image1e.png" Id="R5240737ad645436f" /><Relationship Type="http://schemas.openxmlformats.org/officeDocument/2006/relationships/image" Target="/media/image1f.png" Id="Rcb3a0fd4fc97458c" /><Relationship Type="http://schemas.openxmlformats.org/officeDocument/2006/relationships/image" Target="/media/image20.png" Id="R1811197c04d1476e" /><Relationship Type="http://schemas.openxmlformats.org/officeDocument/2006/relationships/glossaryDocument" Target="/word/glossary/document.xml" Id="R900e895f430a48b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f3124df-ddad-4194-ad20-78bd8b11f71a}"/>
      </w:docPartPr>
      <w:docPartBody>
        <w:p w14:paraId="60D31583">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4T18:50:05.740"/>
    </inkml:context>
    <inkml:brush xml:id="br0">
      <inkml:brushProperty name="width" value="0.35" units="cm"/>
      <inkml:brushProperty name="height" value="0.35" units="cm"/>
      <inkml:brushProperty name="ignorePressure" value="1"/>
    </inkml:brush>
  </inkml:definitions>
  <inkml:trace contextRef="#ctx0" brushRef="#br0">1 0,'692'0,"-589"9,-68-4,37 0,14-6,-71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provides a background on the Ideation Session including underlying concepts (e.g. design thinking and alignment with the Catalyst Envisioning Workshop), preparing for the Session, instructions for facilitating key interactive exercises, and guidance regarding best practices.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8FB9014236D6489710756647A3C620" ma:contentTypeVersion="6" ma:contentTypeDescription="Create a new document." ma:contentTypeScope="" ma:versionID="342eb3671ec6ef1c00ba2c0c25238946">
  <xsd:schema xmlns:xsd="http://www.w3.org/2001/XMLSchema" xmlns:xs="http://www.w3.org/2001/XMLSchema" xmlns:p="http://schemas.microsoft.com/office/2006/metadata/properties" xmlns:ns2="da73243e-180c-4757-a6fa-cc2f0071e41b" xmlns:ns3="6de14c1d-3997-405a-bb8d-f4ec20a0acfd" targetNamespace="http://schemas.microsoft.com/office/2006/metadata/properties" ma:root="true" ma:fieldsID="0347cd6d2b4a8a3540eae3a612caf62c" ns2:_="" ns3:_="">
    <xsd:import namespace="da73243e-180c-4757-a6fa-cc2f0071e41b"/>
    <xsd:import namespace="6de14c1d-3997-405a-bb8d-f4ec20a0acf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73243e-180c-4757-a6fa-cc2f0071e4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14c1d-3997-405a-bb8d-f4ec20a0ac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7620B6-416F-4635-8A42-9B71249023FF}">
  <ds:schemaRefs>
    <ds:schemaRef ds:uri="http://schemas.microsoft.com/sharepoint/v3/contenttype/forms"/>
  </ds:schemaRefs>
</ds:datastoreItem>
</file>

<file path=customXml/itemProps3.xml><?xml version="1.0" encoding="utf-8"?>
<ds:datastoreItem xmlns:ds="http://schemas.openxmlformats.org/officeDocument/2006/customXml" ds:itemID="{BD5CF44C-560C-45E2-A8B8-9717084AA70B}"/>
</file>

<file path=customXml/itemProps4.xml><?xml version="1.0" encoding="utf-8"?>
<ds:datastoreItem xmlns:ds="http://schemas.openxmlformats.org/officeDocument/2006/customXml" ds:itemID="{292257F7-F939-426F-BEF8-A3CDCD2CA0B6}">
  <ds:schemaRefs>
    <ds:schemaRef ds:uri="http://schemas.openxmlformats.org/officeDocument/2006/bibliography"/>
  </ds:schemaRefs>
</ds:datastoreItem>
</file>

<file path=customXml/itemProps5.xml><?xml version="1.0" encoding="utf-8"?>
<ds:datastoreItem xmlns:ds="http://schemas.openxmlformats.org/officeDocument/2006/customXml" ds:itemID="{35394CFF-8DD7-4E05-A2C9-62F6D929C424}">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Automate workflow</dc:title>
  <dc:subject>Request of time-off Power Automate workflow guide</dc:subject>
  <dc:creator>Matias Rama</dc:creator>
  <cp:keywords>Power Automate Hackathon</cp:keywords>
  <dc:description/>
  <cp:lastModifiedBy>Carolyn Lawson</cp:lastModifiedBy>
  <cp:revision>43</cp:revision>
  <cp:lastPrinted>2020-07-25T01:09:00Z</cp:lastPrinted>
  <dcterms:created xsi:type="dcterms:W3CDTF">2020-08-10T10:39:00Z</dcterms:created>
  <dcterms:modified xsi:type="dcterms:W3CDTF">2020-12-13T14:59:57Z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2019-04-26T19:47:31.4345544Z</vt:lpwstr>
  </property>
  <property fmtid="{D5CDD505-2E9C-101B-9397-08002B2CF9AE}" pid="5" name="MSIP_Label_f42aa342-8706-4288-bd11-ebb85995028c_Name">
    <vt:lpwstr>General</vt:lpwstr>
  </property>
  <property fmtid="{D5CDD505-2E9C-101B-9397-08002B2CF9AE}" pid="6" name="MSIP_Label_f42aa342-8706-4288-bd11-ebb85995028c_ActionId">
    <vt:lpwstr>637c7128-5687-4767-855d-a4e3843940b9</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0x010100A88FB9014236D6489710756647A3C620</vt:lpwstr>
  </property>
  <property fmtid="{D5CDD505-2E9C-101B-9397-08002B2CF9AE}" pid="10" name="_dlc_policyId">
    <vt:lpwstr>0x0101000E4CB7077FEE4FF7AE86D4A500EEC780030016C849C62B10EB41ACA8C7EEDEF40BB2006A83F15B98C1FD4E8D76F6993277120D|-2104630519</vt:lpwstr>
  </property>
  <property fmtid="{D5CDD505-2E9C-101B-9397-08002B2CF9AE}" pid="11"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2" name="_dlc_DocIdItemGuid">
    <vt:lpwstr>dcdd970e-9aa0-4904-9cfd-480e16b2eff7</vt:lpwstr>
  </property>
  <property fmtid="{D5CDD505-2E9C-101B-9397-08002B2CF9AE}" pid="13" name="of67e5d4b76f4a9db8769983fda9cec0">
    <vt:lpwstr/>
  </property>
  <property fmtid="{D5CDD505-2E9C-101B-9397-08002B2CF9AE}" pid="14" name="TaxKeyword">
    <vt:lpwstr>3224;#microsoft catalyst|05335d76-5a98-4e18-8dce-4665209355f6</vt:lpwstr>
  </property>
  <property fmtid="{D5CDD505-2E9C-101B-9397-08002B2CF9AE}" pid="15" name="NewsType">
    <vt:lpwstr/>
  </property>
  <property fmtid="{D5CDD505-2E9C-101B-9397-08002B2CF9AE}" pid="16" name="Region">
    <vt:lpwstr/>
  </property>
  <property fmtid="{D5CDD505-2E9C-101B-9397-08002B2CF9AE}" pid="17" name="ItemType">
    <vt:lpwstr>1321;#sales enablers|373fc06c-3e4d-4bad-ac29-0d036893ea70</vt:lpwstr>
  </property>
  <property fmtid="{D5CDD505-2E9C-101B-9397-08002B2CF9AE}" pid="18" name="Confidentiality">
    <vt:lpwstr>5;#internal users|461efa83-0283-486a-a8d5-943328f3693f</vt:lpwstr>
  </property>
  <property fmtid="{D5CDD505-2E9C-101B-9397-08002B2CF9AE}" pid="19" name="Industries">
    <vt:lpwstr/>
  </property>
  <property fmtid="{D5CDD505-2E9C-101B-9397-08002B2CF9AE}" pid="20" name="MSProducts">
    <vt:lpwstr/>
  </property>
  <property fmtid="{D5CDD505-2E9C-101B-9397-08002B2CF9AE}" pid="21" name="Competitors">
    <vt:lpwstr>3223;#Salesforce Lightning Platform|7231570c-d49e-4c85-9b45-1ca421f1c720</vt:lpwstr>
  </property>
  <property fmtid="{D5CDD505-2E9C-101B-9397-08002B2CF9AE}" pid="22" name="SMSGDomain">
    <vt:lpwstr>454;#Dynamics Domain|c9ee6292-a1e2-403c-bbb9-76077437e5b5;#2548;#Business Applications Domain|610af3f5-b43d-455a-97a7-f917993f5652;#453;#Microsoft Business Solutions|659377a4-c7bd-435e-b683-bdae8524bc80;#2561;#GetHelp Express Domain|ffab4f36-42a6-4911-b81</vt:lpwstr>
  </property>
  <property fmtid="{D5CDD505-2E9C-101B-9397-08002B2CF9AE}" pid="23" name="ExperienceContentType">
    <vt:lpwstr/>
  </property>
  <property fmtid="{D5CDD505-2E9C-101B-9397-08002B2CF9AE}" pid="24" name="BusinessArchitecture">
    <vt:lpwstr>1799;#Business Applications|bc6a3471-5036-4c6f-8724-05bc21271c2e</vt:lpwstr>
  </property>
  <property fmtid="{D5CDD505-2E9C-101B-9397-08002B2CF9AE}" pid="25" name="Products">
    <vt:lpwstr>1914;#Dynamics 365|c2a9df9f-196f-4107-bcef-47e3624d0e98</vt:lpwstr>
  </property>
  <property fmtid="{D5CDD505-2E9C-101B-9397-08002B2CF9AE}" pid="26" name="l6f004f21209409da86a713c0f24627d">
    <vt:lpwstr/>
  </property>
  <property fmtid="{D5CDD505-2E9C-101B-9397-08002B2CF9AE}" pid="27" name="MSProductsTaxHTField0">
    <vt:lpwstr/>
  </property>
  <property fmtid="{D5CDD505-2E9C-101B-9397-08002B2CF9AE}" pid="28" name="e8080b0481964c759b2c36ae49591b31">
    <vt:lpwstr/>
  </property>
  <property fmtid="{D5CDD505-2E9C-101B-9397-08002B2CF9AE}" pid="29" name="TechnicalLevel">
    <vt:lpwstr>3068;#300 (advanced)|6a5f978f-2506-442d-86c2-7f294468d8c9</vt:lpwstr>
  </property>
  <property fmtid="{D5CDD505-2E9C-101B-9397-08002B2CF9AE}" pid="30" name="SMSG Items">
    <vt:lpwstr>3091;#documents|e037ed84-7d8e-4cbb-9c8f-61e80301a44f</vt:lpwstr>
  </property>
  <property fmtid="{D5CDD505-2E9C-101B-9397-08002B2CF9AE}" pid="31" name="Audiences">
    <vt:lpwstr/>
  </property>
  <property fmtid="{D5CDD505-2E9C-101B-9397-08002B2CF9AE}" pid="32" name="ldac8aee9d1f469e8cd8c3f8d6a615f2">
    <vt:lpwstr/>
  </property>
  <property fmtid="{D5CDD505-2E9C-101B-9397-08002B2CF9AE}" pid="33" name="Solution Areas">
    <vt:lpwstr>3093;#Business Applications|bc6a3471-5036-4c6f-8724-05bc21271c2e</vt:lpwstr>
  </property>
  <property fmtid="{D5CDD505-2E9C-101B-9397-08002B2CF9AE}" pid="34" name="EmployeeRole">
    <vt:lpwstr/>
  </property>
  <property fmtid="{D5CDD505-2E9C-101B-9397-08002B2CF9AE}" pid="35" name="NewsTopic">
    <vt:lpwstr/>
  </property>
  <property fmtid="{D5CDD505-2E9C-101B-9397-08002B2CF9AE}" pid="36" name="Roles">
    <vt:lpwstr/>
  </property>
  <property fmtid="{D5CDD505-2E9C-101B-9397-08002B2CF9AE}" pid="37" name="NewsSource">
    <vt:lpwstr/>
  </property>
  <property fmtid="{D5CDD505-2E9C-101B-9397-08002B2CF9AE}" pid="38" name="MSProfessions">
    <vt:lpwstr>3094;#Sales|72627068-acd7-4c1a-8b95-a0256be5dc9f</vt:lpwstr>
  </property>
  <property fmtid="{D5CDD505-2E9C-101B-9397-08002B2CF9AE}" pid="39" name="SMSGTags">
    <vt:lpwstr/>
  </property>
  <property fmtid="{D5CDD505-2E9C-101B-9397-08002B2CF9AE}" pid="40" name="MSPhysicalGeography">
    <vt:lpwstr/>
  </property>
  <property fmtid="{D5CDD505-2E9C-101B-9397-08002B2CF9AE}" pid="41" name="EnterpriseDomainTags">
    <vt:lpwstr/>
  </property>
  <property fmtid="{D5CDD505-2E9C-101B-9397-08002B2CF9AE}" pid="42" name="j3562c58ee414e028925bc902cfc01a1">
    <vt:lpwstr/>
  </property>
  <property fmtid="{D5CDD505-2E9C-101B-9397-08002B2CF9AE}" pid="43" name="Segments">
    <vt:lpwstr/>
  </property>
  <property fmtid="{D5CDD505-2E9C-101B-9397-08002B2CF9AE}" pid="44" name="Partners">
    <vt:lpwstr/>
  </property>
  <property fmtid="{D5CDD505-2E9C-101B-9397-08002B2CF9AE}" pid="45" name="ActivitiesAndPrograms">
    <vt:lpwstr/>
  </property>
  <property fmtid="{D5CDD505-2E9C-101B-9397-08002B2CF9AE}" pid="46" name="la4444b61d19467597d63190b69ac227">
    <vt:lpwstr/>
  </property>
  <property fmtid="{D5CDD505-2E9C-101B-9397-08002B2CF9AE}" pid="47" name="Topics">
    <vt:lpwstr>1603;#sales tools|dd9590df-c9eb-4aeb-aae4-e44f5bcb967e</vt:lpwstr>
  </property>
  <property fmtid="{D5CDD505-2E9C-101B-9397-08002B2CF9AE}" pid="48" name="Groups">
    <vt:lpwstr>1241;#Dynamics Lead MBS Community|29042913-2610-472d-8777-3abcefce15f9</vt:lpwstr>
  </property>
  <property fmtid="{D5CDD505-2E9C-101B-9397-08002B2CF9AE}" pid="49" name="Languages">
    <vt:lpwstr/>
  </property>
  <property fmtid="{D5CDD505-2E9C-101B-9397-08002B2CF9AE}" pid="50" name="_docset_NoMedatataSyncRequired">
    <vt:lpwstr>False</vt:lpwstr>
  </property>
</Properties>
</file>